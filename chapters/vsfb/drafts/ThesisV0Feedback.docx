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9067A4" w:rsidRDefault="0053295D" w14:paraId="3220D64D" w14:textId="77777777">
      <w:pPr>
        <w:pStyle w:val="Heading1"/>
      </w:pPr>
      <w:bookmarkStart w:name="ch:introduction" w:id="0"/>
      <w:commentRangeStart w:id="1"/>
      <w:r>
        <w:t>Introduction</w:t>
      </w:r>
      <w:commentRangeEnd w:id="1"/>
      <w:r w:rsidR="002065BA">
        <w:rPr>
          <w:rStyle w:val="CommentReference"/>
          <w:rFonts w:asciiTheme="minorHAnsi" w:hAnsiTheme="minorHAnsi" w:eastAsiaTheme="minorHAnsi" w:cstheme="minorBidi"/>
          <w:color w:val="auto"/>
        </w:rPr>
        <w:commentReference w:id="1"/>
      </w:r>
    </w:p>
    <w:p w:rsidR="009067A4" w:rsidRDefault="0053295D" w14:paraId="3220D64E" w14:textId="77777777">
      <w:pPr>
        <w:pStyle w:val="Heading2"/>
      </w:pPr>
      <w:bookmarkStart w:name="introduction-outline" w:id="2"/>
      <w:r>
        <w:t>Introduction Outline</w:t>
      </w:r>
    </w:p>
    <w:p w:rsidR="009067A4" w:rsidRDefault="0053295D" w14:paraId="3220D64F" w14:textId="77777777">
      <w:pPr>
        <w:pStyle w:val="FirstParagraph"/>
      </w:pPr>
      <w:r>
        <w:t>The distribution and survival of invertebrate species are governed by a complex interplay of biotic and abiotic factors. For many insects, abiotic conditions such as temperature, humidity, and wind can be primary drivers of behavior, physiology, and habitat selection. Wind, in particular, can influence everything from dispersal and migration to foraging efficiency and predation risk.</w:t>
      </w:r>
    </w:p>
    <w:p w:rsidR="009067A4" w:rsidRDefault="0053295D" w14:paraId="3220D650" w14:textId="77777777">
      <w:pPr>
        <w:pStyle w:val="BodyText"/>
      </w:pPr>
      <w:r>
        <w:t>The monarch butterfly (</w:t>
      </w:r>
      <w:r>
        <w:rPr>
          <w:i/>
          <w:iCs/>
        </w:rPr>
        <w:t>Danaus plexippus</w:t>
      </w:r>
      <w:r>
        <w:t>) presents an excellent system for studying these dynamics. Its diverse life history, which includes distinct breeding and overwintering phases, exposes it to a unique suite of environmental challenges. As a charismatic and threatened species, understanding the factors that limit monarch populations is not only of scientific interest but also critical for effective conservation.</w:t>
      </w:r>
    </w:p>
    <w:p w:rsidR="009067A4" w:rsidRDefault="0053295D" w14:paraId="3220D651" w14:textId="77777777">
      <w:pPr>
        <w:pStyle w:val="BodyText"/>
      </w:pPr>
      <w:r>
        <w:t>The overwintering stage, when monarchs form dense aggregations in coastal California and central Mexico, is a period of immense physiological stress where abiotic factors are paramount. During this time, the "microclimate hypothesis" suggests that monarchs select groves that provide a specific suite of conditions necessary for survival: protection from freezing temperatures, access to moisture, dappled sunlight for thermal regulation, and shelter from wind.</w:t>
      </w:r>
    </w:p>
    <w:p w:rsidR="009067A4" w:rsidRDefault="0053295D" w14:paraId="3220D652" w14:textId="77777777">
      <w:pPr>
        <w:pStyle w:val="BodyText"/>
      </w:pPr>
      <w:r>
        <w:t>Among the abiotic factors shaping monarch overwintering habitat, wind has emerged as potentially critical yet remains poorly understood. Leong’s influential work (2016) proposed that wind acts as a primary determinant of habitat suitability, specifically asserting that winds exceeding 2 m/s physically disrupt monarch clusters. According to this "disruptive wind hypothesis," such winds dislodge butterflies from their roosts or trigger escape responses, forcing monarchs to expend critical energy reserves need</w:t>
      </w:r>
      <w:r>
        <w:t>ed for winter survival while increasing predation exposure. This 2 m/s threshold has become dogma in monarch conservation, directly informing management guidelines adopted by organizations including the Xerces Society.</w:t>
      </w:r>
    </w:p>
    <w:p w:rsidR="009067A4" w:rsidRDefault="0053295D" w14:paraId="3220D653" w14:textId="77777777">
      <w:pPr>
        <w:pStyle w:val="BodyText"/>
      </w:pPr>
      <w:r>
        <w:t>Yet despite its widespread influence on conservation practice, Leong’s hypothesis rests on indirect evidence. The original conclusions derived from comparing wind measurements between occupied and unoccupied roost trees. An observational approach that cannot establish causation or demonstrate actual butterfly responses to wind exposure. No study has directly observed whether monarchs actually abandon roosts when winds exceed 2 m/s, whether such abandonment represents temporary displacement or permanent dese</w:t>
      </w:r>
      <w:r>
        <w:t>rtion, or whether the presumed energy costs actually occur. This empirical gap is remarkable given that habitat management decisions affecting millions of conservation dollars assume these wind effects are real.</w:t>
      </w:r>
    </w:p>
    <w:p w:rsidR="009067A4" w:rsidRDefault="0053295D" w14:paraId="3220D654" w14:textId="77777777">
      <w:pPr>
        <w:pStyle w:val="BodyText"/>
      </w:pPr>
      <w:r>
        <w:lastRenderedPageBreak/>
        <w:t xml:space="preserve">Testing the disruptive wind hypothesis requires isolating wind’s effects from confounding environmental drivers. As ectotherms, monarchs depend on solar radiation for flight, with sunlight exposure triggering departures for foraging, water-seeking, or mate-searching. The warming effect of solar radiation itself depends on ambient temperature—direct sunlight enables flight at lower intensities on warm days than cold ones. Without accounting for this temperature-sunlight interaction, any observed correlation </w:t>
      </w:r>
      <w:r>
        <w:t>between wind and monarch departures could be spurious. Furthermore, wind itself is multidimensional: its potential disruption may depend not only on average speed but also on consistency (sustained winds versus calm periods) and turbulence (gustiness). A meaningful test must therefore examine how different wind characteristics influence monarch behavior while controlling for thermal conditions.</w:t>
      </w:r>
    </w:p>
    <w:p w:rsidR="009067A4" w:rsidRDefault="0053295D" w14:paraId="3220D655" w14:textId="77777777">
      <w:pPr>
        <w:pStyle w:val="BodyText"/>
      </w:pPr>
      <w:r>
        <w:t>This study provides the first direct, empirical test of whether wind disrupts overwintering monarch butterflies. Using continuous time-series observations of butterfly behavior within an occupied roost, paired with simultaneous monitoring of wind conditions and thermal variables, we can finally determine whether the foundational assumption underlying current management practices is valid.</w:t>
      </w:r>
    </w:p>
    <w:p w:rsidR="009067A4" w:rsidRDefault="0053295D" w14:paraId="3220D656" w14:textId="77777777">
      <w:pPr>
        <w:pStyle w:val="BodyText"/>
      </w:pPr>
      <w:r>
        <w:t>We tested whether wind disrupts overwintering monarch butterflies through a series of hierarchical hypotheses, each building upon the previous findings.</w:t>
      </w:r>
    </w:p>
    <w:p w:rsidR="009067A4" w:rsidRDefault="0053295D" w14:paraId="3220D657" w14:textId="77777777" w14:noSpellErr="1">
      <w:pPr>
        <w:pStyle w:val="BodyText"/>
      </w:pPr>
      <w:commentRangeStart w:id="3"/>
      <w:commentRangeStart w:id="1597852636"/>
      <w:r w:rsidR="0053295D">
        <w:rPr/>
        <w:t xml:space="preserve">First, we hypothesized that wind acts as a disruptive force to overwintering monarch butterflies. If true, we predict that monarch abundance at roosts will decrease when exposed to </w:t>
      </w:r>
      <w:commentRangeStart w:id="1428008541"/>
      <w:r w:rsidR="0053295D">
        <w:rPr/>
        <w:t xml:space="preserve">disruptive </w:t>
      </w:r>
      <w:commentRangeEnd w:id="1428008541"/>
      <w:r>
        <w:rPr>
          <w:rStyle w:val="CommentReference"/>
        </w:rPr>
        <w:commentReference w:id="1428008541"/>
      </w:r>
      <w:r w:rsidR="0053295D">
        <w:rPr/>
        <w:t>winds.</w:t>
      </w:r>
    </w:p>
    <w:p w:rsidR="009067A4" w:rsidRDefault="0053295D" w14:paraId="3220D658" w14:textId="77777777">
      <w:pPr>
        <w:pStyle w:val="BodyText"/>
      </w:pPr>
      <w:r>
        <w:t>Second, we hypothesized that wind becomes disruptive above a specific threshold of 2 m/s. If this threshold represents a meaningful biological boundary, we predict that monarch abundance will decline at roosts experiencing winds exceeding 2 m/s.</w:t>
      </w:r>
    </w:p>
    <w:p w:rsidR="00C40D9D" w:rsidRDefault="0053295D" w14:paraId="3220D659" w14:textId="0B7DA210" w14:noSpellErr="1">
      <w:pPr>
        <w:pStyle w:val="BodyText"/>
      </w:pPr>
      <w:r w:rsidR="0053295D">
        <w:rPr/>
        <w:t>Third, we hypothesized that wind’s disruptive effects scale with intensity. If disruption increases with wind speed, we predict proportionally greater decreases in monarch abundance as wind speeds rise above the threshold.</w:t>
      </w:r>
      <w:commentRangeEnd w:id="3"/>
      <w:r>
        <w:rPr>
          <w:rStyle w:val="CommentReference"/>
        </w:rPr>
        <w:commentReference w:id="3"/>
      </w:r>
      <w:commentRangeEnd w:id="1597852636"/>
      <w:r>
        <w:rPr>
          <w:rStyle w:val="CommentReference"/>
        </w:rPr>
        <w:commentReference w:id="1597852636"/>
      </w:r>
    </w:p>
    <w:p w:rsidR="009067A4" w:rsidP="00C40D9D" w:rsidRDefault="00C40D9D" w14:paraId="2AA15D1B" w14:textId="54859A2F">
      <w:r>
        <w:br w:type="page"/>
      </w:r>
    </w:p>
    <w:p w:rsidR="009067A4" w:rsidRDefault="0053295D" w14:paraId="3220D65A" w14:textId="77777777">
      <w:pPr>
        <w:pStyle w:val="Heading2"/>
      </w:pPr>
      <w:bookmarkStart w:name="materials-and-methods" w:id="4"/>
      <w:bookmarkEnd w:id="2"/>
      <w:commentRangeStart w:id="5"/>
      <w:r>
        <w:lastRenderedPageBreak/>
        <w:t>M</w:t>
      </w:r>
      <w:r>
        <w:t>aterials and Methods</w:t>
      </w:r>
      <w:commentRangeEnd w:id="5"/>
      <w:r w:rsidR="00EB1713">
        <w:rPr>
          <w:rStyle w:val="CommentReference"/>
          <w:rFonts w:asciiTheme="minorHAnsi" w:hAnsiTheme="minorHAnsi" w:eastAsiaTheme="minorHAnsi" w:cstheme="minorBidi"/>
          <w:color w:val="auto"/>
        </w:rPr>
        <w:commentReference w:id="5"/>
      </w:r>
    </w:p>
    <w:p w:rsidR="009067A4" w:rsidRDefault="0053295D" w14:paraId="3220D65B" w14:textId="77777777">
      <w:pPr>
        <w:pStyle w:val="Heading3"/>
      </w:pPr>
      <w:bookmarkStart w:name="study-site" w:id="6"/>
      <w:r>
        <w:t>Study Site</w:t>
      </w:r>
    </w:p>
    <w:p w:rsidR="009067A4" w:rsidRDefault="0053295D" w14:paraId="3220D65C" w14:textId="77777777">
      <w:pPr>
        <w:pStyle w:val="FirstParagraph"/>
      </w:pPr>
      <w:r>
        <w:t>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Eucalyptus globulus</w:t>
      </w:r>
      <w:r>
        <w:t>)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 (Xerces Society 2025a).</w:t>
      </w:r>
    </w:p>
    <w:p w:rsidR="009067A4" w:rsidRDefault="0053295D" w14:paraId="3220D65D" w14:textId="77777777">
      <w:pPr>
        <w:pStyle w:val="BodyText"/>
      </w:pPr>
      <w:r>
        <w:t>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 (Xerces Society 2025a). During the study period, ten of these sites were actively monitored. However, due to low monarch populations during the 2023-2024 season and no obs</w:t>
      </w:r>
      <w:r>
        <w:t>erved overwintering behavior in the 2024-2025 season, only two sites (Spring Canyon and UDMH) produced measurable butterfly clusters suitable for our analysis.</w:t>
      </w:r>
    </w:p>
    <w:p w:rsidR="009067A4" w:rsidRDefault="0053295D" w14:paraId="3220D65E" w14:textId="77777777">
      <w:pPr>
        <w:pStyle w:val="BodyText"/>
      </w:pPr>
      <w:r>
        <w:t>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w:t>
      </w:r>
      <w:r>
        <w:t>y vegetation. Surf Road, an infrequently used paved access road, bisects both the perennial creek and forest canopy.</w:t>
      </w:r>
    </w:p>
    <w:p w:rsidR="009067A4" w:rsidRDefault="0053295D" w14:paraId="3220D65F" w14:textId="77777777">
      <w:pPr>
        <w:pStyle w:val="BodyText"/>
      </w:pPr>
      <w:r>
        <w:t>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p w:rsidR="009067A4" w:rsidRDefault="0053295D" w14:paraId="3220D660" w14:textId="77777777">
      <w:pPr>
        <w:pStyle w:val="Heading3"/>
      </w:pPr>
      <w:bookmarkStart w:name="monitoring-strategy" w:id="7"/>
      <w:bookmarkEnd w:id="6"/>
      <w:r>
        <w:t>Monitoring Strategy</w:t>
      </w:r>
    </w:p>
    <w:p w:rsidR="009067A4" w:rsidRDefault="0053295D" w14:paraId="3220D661" w14:textId="77777777">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w:t>
      </w:r>
      <w:r>
        <w:lastRenderedPageBreak/>
        <w:t>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rsidR="009067A4" w:rsidRDefault="0053295D" w14:paraId="3220D662" w14:textId="77777777">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 (Xerces Society 2025b), resulting in no </w:t>
      </w:r>
      <w:r>
        <w:t>observed clustering behavior at any monitored location on base. Consequently, our final dataset comprises two sites (Spring Canyon and UDMH) from the 2023-2024 season only.</w:t>
      </w:r>
    </w:p>
    <w:p w:rsidR="009067A4" w:rsidRDefault="0053295D" w14:paraId="3220D663" w14:textId="77777777">
      <w:pPr>
        <w:pStyle w:val="Heading3"/>
      </w:pPr>
      <w:bookmarkStart w:name="field-equipment" w:id="8"/>
      <w:bookmarkEnd w:id="7"/>
      <w:r>
        <w:t>Field Equipment</w:t>
      </w:r>
    </w:p>
    <w:p w:rsidR="009067A4" w:rsidRDefault="0053295D" w14:paraId="3220D664" w14:textId="77777777">
      <w:pPr>
        <w:pStyle w:val="FirstParagraph"/>
      </w:pPr>
      <w:r>
        <w:t>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rsidR="009067A4" w:rsidRDefault="0053295D" w14:paraId="3220D665" w14:textId="77777777">
      <w:pPr>
        <w:pStyle w:val="BodyText"/>
      </w:pPr>
      <w:r>
        <w:t>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w:t>
      </w:r>
      <w:r>
        <w:t>sters, we approached from directions that minimized disturbance; no butterfly dispersal was observed during equipment deployment.</w:t>
      </w:r>
    </w:p>
    <w:p w:rsidR="009067A4" w:rsidRDefault="0053295D" w14:paraId="3220D666" w14:textId="77777777">
      <w:pPr>
        <w:pStyle w:val="BodyText"/>
      </w:pPr>
      <w:r>
        <w:t>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 (Hristov et al. 2019).</w:t>
      </w:r>
    </w:p>
    <w:p w:rsidR="009067A4" w:rsidRDefault="0053295D" w14:paraId="3220D667" w14:textId="77777777">
      <w:pPr>
        <w:pStyle w:val="BodyText"/>
      </w:pPr>
      <w:r>
        <w:t>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w:t>
      </w:r>
      <w:r>
        <w:t xml:space="preserve">ion confirmed </w:t>
      </w:r>
      <w:r>
        <w:lastRenderedPageBreak/>
        <w:t>sufficient contrast for visual distinction of monarch clusters from background vegetation, supporting our human-labeler analytical approach.</w:t>
      </w:r>
    </w:p>
    <w:p w:rsidR="009067A4" w:rsidRDefault="0053295D" w14:paraId="3220D668" w14:textId="77777777">
      <w:pPr>
        <w:pStyle w:val="BodyText"/>
      </w:pPr>
      <w:r>
        <w:t>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rsidR="009067A4" w:rsidRDefault="0053295D" w14:paraId="3220D669" w14:textId="77777777">
      <w:pPr>
        <w:pStyle w:val="BodyText"/>
      </w:pPr>
      <w:r>
        <w:t>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w:t>
      </w:r>
      <w:r>
        <w:t>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w:t>
      </w:r>
      <w:r>
        <w:t>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rsidR="009067A4" w:rsidRDefault="0053295D" w14:paraId="3220D66A" w14:textId="77777777">
      <w:pPr>
        <w:pStyle w:val="BodyText"/>
      </w:pPr>
      <w:r>
        <w:t>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w:t>
      </w:r>
      <w:r>
        <w:t>ic sampling period, capturing gustiness lost with longer averaging periods.</w:t>
      </w:r>
    </w:p>
    <w:p w:rsidR="009067A4" w:rsidRDefault="0053295D" w14:paraId="3220D66B" w14:textId="77777777">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w:t>
      </w:r>
      <w:r>
        <w:t xml:space="preserve">environmental conditions and equipment configurations while treating each deployment as independent for statistical analyses. This approach produced time-series images from each deployment for estimating monarch cluster abundance through </w:t>
      </w:r>
      <w:r>
        <w:lastRenderedPageBreak/>
        <w:t>systematic grid-based counting methods, enabling analysis of abundance patterns in relation to wind speed and other environmental variables.</w:t>
      </w:r>
    </w:p>
    <w:p w:rsidR="009067A4" w:rsidRDefault="0053295D" w14:paraId="3220D66C" w14:textId="77777777">
      <w:pPr>
        <w:pStyle w:val="Heading3"/>
      </w:pPr>
      <w:bookmarkStart w:name="image-analysis" w:id="9"/>
      <w:bookmarkEnd w:id="8"/>
      <w:r>
        <w:t>Image Analysis</w:t>
      </w:r>
    </w:p>
    <w:p w:rsidR="009067A4" w:rsidRDefault="0053295D" w14:paraId="3220D66D" w14:textId="77777777">
      <w:pPr>
        <w:pStyle w:val="Heading4"/>
      </w:pPr>
      <w:bookmarkStart w:name="grid-based-counting-method" w:id="10"/>
      <w:r>
        <w:t>Grid-based Counting Method</w:t>
      </w:r>
    </w:p>
    <w:p w:rsidR="009067A4" w:rsidRDefault="0053295D" w14:paraId="3220D66E" w14:textId="77777777">
      <w:pPr>
        <w:pStyle w:val="FirstParagraph"/>
      </w:pPr>
      <w:r>
        <w:t>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 (Xerces Society 2017). We subdivided each image usi</w:t>
      </w:r>
      <w:r>
        <w:t>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rsidR="009067A4" w:rsidRDefault="0053295D" w14:paraId="3220D66F" w14:textId="77777777">
      <w:pPr>
        <w:pStyle w:val="BodyText"/>
      </w:pPr>
      <w:r>
        <w:t>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p w:rsidR="009067A4" w:rsidRDefault="0053295D" w14:paraId="3220D670" w14:textId="77777777">
      <w:pPr>
        <w:pStyle w:val="Heading4"/>
      </w:pPr>
      <w:bookmarkStart w:name="counting-protocol" w:id="11"/>
      <w:bookmarkEnd w:id="10"/>
      <w:r>
        <w:t>Counting Protocol</w:t>
      </w:r>
    </w:p>
    <w:p w:rsidR="009067A4" w:rsidRDefault="0053295D" w14:paraId="3220D671" w14:textId="77777777">
      <w:pPr>
        <w:pStyle w:val="FirstParagraph"/>
      </w:pPr>
      <w:r>
        <w:t>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9">
        <w:r>
          <w:rPr>
            <w:rStyle w:val="Hyperlink"/>
          </w:rPr>
          <w:t>https://kylenessen.github.io/monarch_trailcam_classifier/</w:t>
        </w:r>
      </w:hyperlink>
      <w:r>
        <w:t>). The protocol prioritized efficiency while maintaining consistency across observers.</w:t>
      </w:r>
    </w:p>
    <w:p w:rsidR="009067A4" w:rsidRDefault="0053295D" w14:paraId="3220D672" w14:textId="77777777">
      <w:pPr>
        <w:pStyle w:val="BodyText"/>
      </w:pPr>
      <w:r>
        <w:t>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w:t>
      </w:r>
      <w:r>
        <w:t>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rsidR="009067A4" w:rsidRDefault="0053295D" w14:paraId="3220D673" w14:textId="77777777">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w:t>
      </w:r>
      <w:r>
        <w:lastRenderedPageBreak/>
        <w:t>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rsidR="009067A4" w:rsidRDefault="0053295D" w14:paraId="3220D674" w14:textId="77777777">
      <w:pPr>
        <w:pStyle w:val="BodyText"/>
      </w:pPr>
      <w:r>
        <w:t>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p w:rsidR="009067A4" w:rsidRDefault="0053295D" w14:paraId="3220D675" w14:textId="77777777">
      <w:pPr>
        <w:pStyle w:val="Heading4"/>
      </w:pPr>
      <w:bookmarkStart w:name="abundance-calculation" w:id="12"/>
      <w:bookmarkEnd w:id="11"/>
      <w:r>
        <w:t>Abundance Calculation</w:t>
      </w:r>
    </w:p>
    <w:p w:rsidR="009067A4" w:rsidRDefault="0053295D" w14:paraId="3220D676" w14:textId="77777777">
      <w:pPr>
        <w:pStyle w:val="FirstParagraph"/>
      </w:pPr>
      <w:r>
        <w:t>We calculated an abundance index for each frame by summing the products of cell counts and their assigned category values across all grid cells, employing conservative estimates using minimum values within each order-of-magnitude category:</w:t>
      </w:r>
    </w:p>
    <w:p w:rsidR="009067A4" w:rsidRDefault="0053295D" w14:paraId="3220D677" w14:textId="77777777">
      <w:pPr>
        <w:pStyle w:val="BodyText"/>
      </w:pPr>
      <m:oMathPara>
        <m:oMathParaPr>
          <m:jc m:val="center"/>
        </m:oMathParaPr>
        <m:oMath>
          <m:r>
            <m:rPr>
              <m:nor/>
            </m:rPr>
            <m:t>Abundance index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ρ</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rsidR="009067A4" w:rsidRDefault="0053295D" w14:paraId="3220D678" w14:textId="77777777">
      <w:pPr>
        <w:pStyle w:val="FirstParagraph"/>
      </w:pPr>
      <w:r>
        <w:t xml:space="preserve">where </w:t>
      </w:r>
      <m:oMath>
        <m:sSub>
          <m:sSubPr>
            <m:ctrlPr>
              <w:rPr>
                <w:rFonts w:ascii="Cambria Math" w:hAnsi="Cambria Math"/>
              </w:rPr>
            </m:ctrlPr>
          </m:sSubPr>
          <m:e>
            <m:r>
              <w:rPr>
                <w:rFonts w:ascii="Cambria Math" w:hAnsi="Cambria Math"/>
              </w:rPr>
              <m:t>ρ</m:t>
            </m:r>
          </m:e>
          <m:sub>
            <m:r>
              <w:rPr>
                <w:rFonts w:ascii="Cambria Math" w:hAnsi="Cambria Math"/>
              </w:rPr>
              <m:t>i</m:t>
            </m:r>
          </m:sub>
        </m:sSub>
      </m:oMath>
      <w:r>
        <w:t xml:space="preserve"> represents the number of cells in category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represents the conservative estimate for that category. We used minimum category values (</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1</m:t>
        </m:r>
      </m:oMath>
      <w:r>
        <w:t xml:space="preserve"> for category 1–9, </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r>
          <w:rPr>
            <w:rFonts w:ascii="Cambria Math" w:hAnsi="Cambria Math"/>
          </w:rPr>
          <m:t>10</m:t>
        </m:r>
      </m:oMath>
      <w:r>
        <w:t xml:space="preserve"> for category 10–99, and </w:t>
      </w:r>
      <m:oMath>
        <m:sSub>
          <m:sSubPr>
            <m:ctrlPr>
              <w:rPr>
                <w:rFonts w:ascii="Cambria Math" w:hAnsi="Cambria Math"/>
              </w:rPr>
            </m:ctrlPr>
          </m:sSubPr>
          <m:e>
            <m:r>
              <w:rPr>
                <w:rFonts w:ascii="Cambria Math" w:hAnsi="Cambria Math"/>
              </w:rPr>
              <m:t>C</m:t>
            </m:r>
          </m:e>
          <m:sub>
            <m:r>
              <w:rPr>
                <w:rFonts w:ascii="Cambria Math" w:hAnsi="Cambria Math"/>
              </w:rPr>
              <m:t>3</m:t>
            </m:r>
          </m:sub>
        </m:sSub>
        <m:r>
          <m:rPr>
            <m:sty m:val="p"/>
          </m:rPr>
          <w:rPr>
            <w:rFonts w:ascii="Cambria Math" w:hAnsi="Cambria Math"/>
          </w:rPr>
          <m:t>=</m:t>
        </m:r>
        <m:r>
          <w:rPr>
            <w:rFonts w:ascii="Cambria Math" w:hAnsi="Cambria Math"/>
          </w:rPr>
          <m:t>100</m:t>
        </m:r>
      </m:oMath>
      <w:r>
        <w:t xml:space="preserve"> for category 100–999) rather than midpoint or maximum values to ensure temporal analyses reflected genuine population shifts rather than estimation uncertainty.</w:t>
      </w:r>
    </w:p>
    <w:p w:rsidR="009067A4" w:rsidRDefault="0053295D" w14:paraId="3220D679" w14:textId="77777777">
      <w:pPr>
        <w:pStyle w:val="Heading3"/>
      </w:pPr>
      <w:bookmarkStart w:name="temperature-data-extraction" w:id="13"/>
      <w:bookmarkEnd w:id="12"/>
      <w:bookmarkEnd w:id="9"/>
      <w:commentRangeStart w:id="14"/>
      <w:r>
        <w:t>Temperature Data Extraction</w:t>
      </w:r>
      <w:commentRangeEnd w:id="14"/>
      <w:r w:rsidR="00C40D9D">
        <w:rPr>
          <w:rStyle w:val="CommentReference"/>
          <w:rFonts w:eastAsiaTheme="minorHAnsi" w:cstheme="minorBidi"/>
          <w:color w:val="auto"/>
        </w:rPr>
        <w:commentReference w:id="14"/>
      </w:r>
    </w:p>
    <w:p w:rsidR="009067A4" w:rsidRDefault="0053295D" w14:paraId="3220D67A" w14:textId="77777777">
      <w:pPr>
        <w:pStyle w:val="FirstParagraph"/>
      </w:pPr>
      <w:r>
        <w:t>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w:t>
      </w:r>
      <w:r>
        <w:t>pproximately 56,000 images across all deployments. The extraction process employed multiple preprocessing strategies and pattern matching algorithms to accommodate variations in image quality and display characteristics.</w:t>
      </w:r>
    </w:p>
    <w:p w:rsidR="009067A4" w:rsidRDefault="0053295D" w14:paraId="3220D67B" w14:textId="77777777">
      <w:pPr>
        <w:pStyle w:val="BodyText"/>
      </w:pPr>
      <w:r>
        <w:t>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p w:rsidR="009067A4" w:rsidRDefault="0053295D" w14:paraId="3220D67C" w14:textId="77777777">
      <w:pPr>
        <w:pStyle w:val="Heading3"/>
      </w:pPr>
      <w:bookmarkStart w:name="sec:statistical-analysis" w:id="15"/>
      <w:bookmarkEnd w:id="13"/>
      <w:r>
        <w:lastRenderedPageBreak/>
        <w:t>Statistical Analysis</w:t>
      </w:r>
    </w:p>
    <w:p w:rsidR="009067A4" w:rsidRDefault="0053295D" w14:paraId="3220D67D" w14:textId="77777777">
      <w:pPr>
        <w:pStyle w:val="Heading4"/>
      </w:pPr>
      <w:bookmarkStart w:name="data-preparation" w:id="16"/>
      <w:r>
        <w:t>Data Preparation</w:t>
      </w:r>
    </w:p>
    <w:p w:rsidR="009067A4" w:rsidRDefault="0053295D" w14:paraId="3220D67E" w14:textId="77777777">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 </w:t>
      </w:r>
      <m:oMath>
        <m:r>
          <w:rPr>
            <w:rFonts w:ascii="Cambria Math" w:hAnsi="Cambria Math"/>
          </w:rPr>
          <m:t>t</m:t>
        </m:r>
      </m:oMath>
      <w:r>
        <w:t xml:space="preserve"> with counts at time </w:t>
      </w:r>
      <m:oMath>
        <m:r>
          <w:rPr>
            <w:rFonts w:ascii="Cambria Math" w:hAnsi="Cambria Math"/>
          </w:rPr>
          <m:t>t</m:t>
        </m:r>
        <m:r>
          <m:rPr>
            <m:sty m:val="p"/>
          </m:rPr>
          <w:rPr>
            <w:rFonts w:ascii="Cambria Math" w:hAnsi="Cambria Math"/>
          </w:rPr>
          <m:t>-</m:t>
        </m:r>
        <m:r>
          <w:rPr>
            <w:rFonts w:ascii="Cambria Math" w:hAnsi="Cambria Math"/>
          </w:rPr>
          <m:t>30</m:t>
        </m:r>
      </m:oMath>
      <w:r>
        <w:t xml:space="preserve"> 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 </w:t>
      </w:r>
      <m:oMath>
        <m:r>
          <w:rPr>
            <w:rFonts w:ascii="Cambria Math" w:hAnsi="Cambria Math"/>
          </w:rPr>
          <m:t>y</m:t>
        </m:r>
        <m:r>
          <m:rPr>
            <m:sty m:val="p"/>
          </m:rPr>
          <w:rPr>
            <w:rFonts w:ascii="Cambria Math" w:hAnsi="Cambria Math"/>
          </w:rPr>
          <m:t>=</m:t>
        </m:r>
        <m:r>
          <m:rPr>
            <m:nor/>
          </m:rPr>
          <m:t>sign</m:t>
        </m:r>
        <m:r>
          <m:rPr>
            <m:sty m:val="p"/>
          </m:rPr>
          <w:rPr>
            <w:rFonts w:ascii="Cambria Math" w:hAnsi="Cambria Math"/>
          </w:rPr>
          <m:t>(Δ)×|Δ</m:t>
        </m:r>
        <m:sSup>
          <m:sSupPr>
            <m:ctrlPr>
              <w:rPr>
                <w:rFonts w:ascii="Cambria Math" w:hAnsi="Cambria Math"/>
              </w:rPr>
            </m:ctrlPr>
          </m:sSupPr>
          <m:e>
            <m:r>
              <m:rPr>
                <m:sty m:val="p"/>
              </m:rP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3</m:t>
            </m:r>
          </m:sup>
        </m:sSup>
      </m:oMath>
      <w:r>
        <w:t xml:space="preserve">, where </w:t>
      </w:r>
      <m:oMath>
        <m:r>
          <m:rPr>
            <m:sty m:val="p"/>
          </m:rPr>
          <w:rPr>
            <w:rFonts w:ascii="Cambria Math" w:hAnsi="Cambria Math"/>
          </w:rPr>
          <m:t>Δ</m:t>
        </m:r>
      </m:oMath>
      <w:r>
        <w:t xml:space="preserve"> 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w:t>
      </w:r>
      <w:r>
        <w:t xml:space="preserve">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t>
      </w:r>
      <w:r>
        <w:t>where both time points recorded zero butterflies were excluded as uninformative, reducing the dataset from approximately 2,500 potential pairs to 1,894 analyzable observations across 115 unique deployment-day combinations.</w:t>
      </w:r>
    </w:p>
    <w:p w:rsidR="009067A4" w:rsidRDefault="0053295D" w14:paraId="3220D67F" w14:textId="77777777">
      <w:pPr>
        <w:pStyle w:val="Heading4"/>
      </w:pPr>
      <w:bookmarkStart w:name="variable-selection" w:id="17"/>
      <w:bookmarkEnd w:id="16"/>
      <w:r>
        <w:t>Variable Selection</w:t>
      </w:r>
    </w:p>
    <w:p w:rsidR="009067A4" w:rsidRDefault="0053295D" w14:paraId="3220D680" w14:textId="77777777" w14:noSpellErr="1">
      <w:pPr>
        <w:pStyle w:val="FirstParagraph"/>
      </w:pPr>
      <w:r w:rsidR="0053295D">
        <w:rPr/>
        <w:t xml:space="preserve">Predictor variables were selected to test specific hypotheses while avoiding </w:t>
      </w:r>
      <w:r w:rsidR="0053295D">
        <w:rPr/>
        <w:t>multicollinearity</w:t>
      </w:r>
      <w:r w:rsidR="0053295D">
        <w:rPr/>
        <w:t>. Maximum wind gust speed during each 30-minute interval served as the primary wind metric, with alternative wind measurements (average sustained speed, modal gust, gust standard deviation) excluded due to high correlation (</w:t>
      </w:r>
      <m:oMath>
        <m:r>
          <w:rPr>
            <w:rFonts w:ascii="Cambria Math" w:hAnsi="Cambria Math"/>
          </w:rPr>
          <m:t>r</m:t>
        </m:r>
        <m:r>
          <m:rPr>
            <m:sty m:val="p"/>
          </m:rPr>
          <w:rPr>
            <w:rFonts w:ascii="Cambria Math" w:hAnsi="Cambria Math"/>
          </w:rPr>
          <m:t>&gt;</m:t>
        </m:r>
        <m:r>
          <w:rPr>
            <w:rFonts w:ascii="Cambria Math" w:hAnsi="Cambria Math"/>
          </w:rPr>
          <m:t>0.75</m:t>
        </m:r>
      </m:oMath>
      <w:r w:rsidR="0053295D">
        <w:rPr/>
        <w:t xml:space="preserve">). Environmental predictors included average temperature between observation pairs, number of butterflies in direct sunlight at the </w:t>
      </w:r>
      <w:r w:rsidR="0053295D">
        <w:rPr/>
        <w:t>previous</w:t>
      </w:r>
      <w:r w:rsidR="0053295D">
        <w:rPr/>
        <w:t xml:space="preserve"> time point, and minutes elapsed since the first observation of each day to capture diurnal patterns. Total butterfly count at the </w:t>
      </w:r>
      <w:r w:rsidR="0053295D">
        <w:rPr/>
        <w:t>previous</w:t>
      </w:r>
      <w:r w:rsidR="0053295D">
        <w:rPr/>
        <w:t xml:space="preserve"> time point was included as a control variable, enabling distinction between proportional and absolute changes in abundance. When included, this variable tests </w:t>
      </w:r>
      <w:r w:rsidR="0053295D">
        <w:rPr/>
        <w:t>effects on</w:t>
      </w:r>
      <w:r w:rsidR="0053295D">
        <w:rPr/>
        <w:t xml:space="preserve"> proportional change; when excluded, models test effects o</w:t>
      </w:r>
      <w:r w:rsidR="0053295D">
        <w:rPr/>
        <w:t>n absolute change.</w:t>
      </w:r>
    </w:p>
    <w:p w:rsidR="009067A4" w:rsidRDefault="0053295D" w14:paraId="3220D681" w14:textId="77777777">
      <w:pPr>
        <w:pStyle w:val="Heading4"/>
      </w:pPr>
      <w:bookmarkStart w:name="model-framework" w:id="18"/>
      <w:bookmarkEnd w:id="17"/>
      <w:r>
        <w:t>Model Framework</w:t>
      </w:r>
    </w:p>
    <w:p w:rsidR="009067A4" w:rsidRDefault="0053295D" w14:paraId="3220D682" w14:textId="77777777">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w:t>
      </w:r>
      <w:r>
        <w:lastRenderedPageBreak/>
        <w:t>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w:t>
      </w:r>
      <w:r>
        <w:t xml:space="preserve"> models were fitted using restricted maximum likelihood (REML) estimation.</w:t>
      </w:r>
    </w:p>
    <w:p w:rsidR="009067A4" w:rsidRDefault="0053295D" w14:paraId="3220D683" w14:textId="77777777">
      <w:pPr>
        <w:pStyle w:val="BodyText"/>
      </w:pPr>
      <w:r>
        <w:t>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w:t>
      </w:r>
      <w:r>
        <w:t>s versus threshold-based wind effects.</w:t>
      </w:r>
    </w:p>
    <w:p w:rsidR="009067A4" w:rsidRDefault="0053295D" w14:paraId="3220D684" w14:textId="77777777">
      <w:pPr>
        <w:pStyle w:val="Heading4"/>
      </w:pPr>
      <w:bookmarkStart w:name="model-validation" w:id="19"/>
      <w:bookmarkEnd w:id="18"/>
      <w:r>
        <w:t>Model Validation</w:t>
      </w:r>
    </w:p>
    <w:p w:rsidR="009067A4" w:rsidRDefault="0053295D" w14:paraId="3220D685" w14:textId="77777777">
      <w:pPr>
        <w:pStyle w:val="FirstParagraph"/>
      </w:pPr>
      <w:r>
        <w:t>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p w:rsidR="009067A4" w:rsidRDefault="0053295D" w14:paraId="3220D686" w14:textId="77777777">
      <w:pPr>
        <w:pStyle w:val="Heading4"/>
      </w:pPr>
      <w:bookmarkStart w:name="statistical-power-analysis" w:id="20"/>
      <w:bookmarkEnd w:id="19"/>
      <w:r>
        <w:t>Statistical Power Analysis</w:t>
      </w:r>
    </w:p>
    <w:p w:rsidR="00C40D9D" w:rsidRDefault="0053295D" w14:paraId="3220D687" w14:textId="16E557FD">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w:t>
      </w:r>
      <w:r>
        <w:t>models including wind terms to determine the proportion of simulations where the artificial effect was detected as statistically significant (</w:t>
      </w:r>
      <m:oMath>
        <m:r>
          <w:rPr>
            <w:rFonts w:ascii="Cambria Math" w:hAnsi="Cambria Math"/>
          </w:rPr>
          <m:t>α</m:t>
        </m:r>
        <m:r>
          <m:rPr>
            <m:sty m:val="p"/>
          </m:rPr>
          <w:rPr>
            <w:rFonts w:ascii="Cambria Math" w:hAnsi="Cambria Math"/>
          </w:rPr>
          <m:t>=</m:t>
        </m:r>
        <m:r>
          <w:rPr>
            <w:rFonts w:ascii="Cambria Math" w:hAnsi="Cambria Math"/>
          </w:rPr>
          <m:t>0.05</m:t>
        </m:r>
      </m:oMath>
      <w:r>
        <w:t>). This simulation approach accounts for the complexity of our GAMM framework and hierarchical data structure, providing robust estimates of statistical power for detecting wind effects across a range of biologically plausible magnitudes.</w:t>
      </w:r>
    </w:p>
    <w:p w:rsidR="00C40D9D" w:rsidRDefault="00C40D9D" w14:paraId="776D4B58" w14:textId="77777777">
      <w:r>
        <w:br w:type="page"/>
      </w:r>
    </w:p>
    <w:p w:rsidR="009067A4" w:rsidRDefault="0053295D" w14:paraId="3220D688" w14:textId="77777777">
      <w:pPr>
        <w:pStyle w:val="Heading2"/>
      </w:pPr>
      <w:bookmarkStart w:name="results" w:id="21"/>
      <w:bookmarkEnd w:id="20"/>
      <w:bookmarkEnd w:id="15"/>
      <w:bookmarkEnd w:id="4"/>
      <w:r>
        <w:lastRenderedPageBreak/>
        <w:t>Results</w:t>
      </w:r>
    </w:p>
    <w:p w:rsidR="009067A4" w:rsidRDefault="0053295D" w14:paraId="3220D689" w14:textId="77777777" w14:noSpellErr="1">
      <w:pPr>
        <w:pStyle w:val="Heading3"/>
      </w:pPr>
      <w:bookmarkStart w:name="summary-of-data-and-model-selection" w:id="22"/>
      <w:commentRangeStart w:id="1181496883"/>
      <w:r w:rsidR="0053295D">
        <w:rPr/>
        <w:t>Summary of Data</w:t>
      </w:r>
      <w:commentRangeEnd w:id="1181496883"/>
      <w:r>
        <w:rPr>
          <w:rStyle w:val="CommentReference"/>
        </w:rPr>
        <w:commentReference w:id="1181496883"/>
      </w:r>
      <w:r w:rsidR="0053295D">
        <w:rPr/>
        <w:t xml:space="preserve"> and Model Selection</w:t>
      </w:r>
    </w:p>
    <w:p w:rsidR="009067A4" w:rsidRDefault="0053295D" w14:paraId="3220D68A" w14:textId="77777777">
      <w:pPr>
        <w:pStyle w:val="FirstParagraph"/>
      </w:pPr>
      <w:r>
        <w:t>Environmental factors, but not wind, drove monarch abundance changes in 1,894 paired observations from 115 monitoring periods at two overwintering sites during the 2023-2024 season. Testing of 48 candidate models identified M23 as the best-fit model.</w:t>
      </w:r>
    </w:p>
    <w:p w:rsidR="009067A4" w:rsidRDefault="0053295D" w14:paraId="3220D68B" w14:textId="77777777">
      <w:pPr>
        <w:pStyle w:val="BodyText"/>
      </w:pPr>
      <w:r>
        <w:t>Model M23 included smooth terms for previous butterfly count, temperature, butterflies in direct sun, and time since sunrise, achieving an AIC value of 8081.848 (Table </w:t>
      </w:r>
      <w:hyperlink w:anchor="tab:model_selection">
        <w:r>
          <w:rPr>
            <w:rStyle w:val="Hyperlink"/>
          </w:rPr>
          <w:t>1.1</w:t>
        </w:r>
      </w:hyperlink>
      <w:r>
        <w:t>). This model accounted for 88% of the model weight (AIC weight = 0.88), with the next-best model (M22) showing substantially less support (ΔAIC = 4.796). Wind variables appeared in only one of the top five models (M24), which included maximum wind speed but performed substantially worse than M23 (ΔAIC = 6.2, AIC weight = 0.04), with the wind effect showing weak evidence of an association (p = 0.218).</w:t>
      </w:r>
    </w:p>
    <w:p w:rsidR="009067A4" w:rsidRDefault="0053295D" w14:paraId="3220D68C" w14:textId="798D2B6F">
      <w:pPr>
        <w:pStyle w:val="TableCaption"/>
      </w:pPr>
      <w:bookmarkStart w:name="tab:model_selection" w:id="23"/>
      <w:r w:rsidR="0053295D">
        <w:rPr/>
        <w:t xml:space="preserve">Model selection results showing the top five candidate models ranked by AIC. Model terms are shown with their respective AIC values, ΔAIC </w:t>
      </w:r>
      <w:r w:rsidR="0053295D">
        <w:rPr/>
        <w:t>relative</w:t>
      </w:r>
      <w:r w:rsidR="0053295D">
        <w:rPr/>
        <w:t xml:space="preserve"> to the best model, and AIC weights</w:t>
      </w:r>
      <w:ins w:author="Francis X. Villablanca" w:date="2025-09-09T19:18:42.192Z" w:id="826706513">
        <w:r w:rsidR="4B6968A4">
          <w:t xml:space="preserve"> across the five top performing models</w:t>
        </w:r>
      </w:ins>
      <w:r w:rsidR="0053295D">
        <w:rPr/>
        <w:t xml:space="preserve">. </w:t>
      </w:r>
      <w:ins w:author="Francis X. Villablanca" w:date="2025-09-09T19:18:59.874Z" w:id="1745854952">
        <w:r w:rsidR="2D8F81FC">
          <w:t xml:space="preserve">Given that no models are regarded as </w:t>
        </w:r>
      </w:ins>
      <w:ins w:author="Francis X. Villablanca" w:date="2025-09-09T19:19:28.317Z" w:id="1896119356">
        <w:r w:rsidR="2D8F81FC">
          <w:t xml:space="preserve">equivalent to the best fit model (M23), the </w:t>
        </w:r>
        <w:r w:rsidR="2D8F81FC">
          <w:t xml:space="preserve">actual weight of M23 is 1.0. </w:t>
        </w:r>
      </w:ins>
      <w:r w:rsidR="0053295D">
        <w:rPr/>
        <w:t xml:space="preserve">Wind p-values are shown where applicable; NA </w:t>
      </w:r>
      <w:r w:rsidR="0053295D">
        <w:rPr/>
        <w:t>indicates</w:t>
      </w:r>
      <w:r w:rsidR="0053295D">
        <w:rPr/>
        <w:t xml:space="preserve"> the model did not include wind variables.</w:t>
      </w:r>
    </w:p>
    <w:tbl>
      <w:tblPr>
        <w:tblStyle w:val="Table"/>
        <w:tblW w:w="0" w:type="auto"/>
        <w:tblLook w:val="0020" w:firstRow="1" w:lastRow="0" w:firstColumn="0" w:lastColumn="0" w:noHBand="0" w:noVBand="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862"/>
        <w:gridCol w:w="5210"/>
        <w:gridCol w:w="926"/>
        <w:gridCol w:w="728"/>
        <w:gridCol w:w="940"/>
        <w:gridCol w:w="910"/>
      </w:tblGrid>
      <w:tr w:rsidR="009067A4" w:rsidTr="009067A4" w14:paraId="3220D693"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rsidR="009067A4" w:rsidRDefault="0053295D" w14:paraId="3220D68D" w14:textId="77777777">
            <w:pPr>
              <w:pStyle w:val="Compact"/>
            </w:pPr>
            <w:r>
              <w:t>Model</w:t>
            </w:r>
          </w:p>
        </w:tc>
        <w:tc>
          <w:tcPr>
            <w:tcW w:w="0" w:type="auto"/>
          </w:tcPr>
          <w:p w:rsidR="009067A4" w:rsidRDefault="0053295D" w14:paraId="3220D68E" w14:textId="77777777">
            <w:pPr>
              <w:pStyle w:val="Compact"/>
            </w:pPr>
            <w:r>
              <w:t>Terms</w:t>
            </w:r>
          </w:p>
        </w:tc>
        <w:tc>
          <w:tcPr>
            <w:tcW w:w="0" w:type="auto"/>
          </w:tcPr>
          <w:p w:rsidR="009067A4" w:rsidRDefault="0053295D" w14:paraId="3220D68F" w14:textId="77777777">
            <w:pPr>
              <w:pStyle w:val="Compact"/>
            </w:pPr>
            <w:r>
              <w:t>AIC</w:t>
            </w:r>
          </w:p>
        </w:tc>
        <w:tc>
          <w:tcPr>
            <w:tcW w:w="0" w:type="auto"/>
          </w:tcPr>
          <w:p w:rsidR="009067A4" w:rsidRDefault="0053295D" w14:paraId="3220D690" w14:textId="77777777">
            <w:pPr>
              <w:pStyle w:val="Compact"/>
              <w:jc w:val="right"/>
            </w:pPr>
            <w:r>
              <w:t>ΔAIC</w:t>
            </w:r>
          </w:p>
        </w:tc>
        <w:tc>
          <w:tcPr>
            <w:tcW w:w="0" w:type="auto"/>
          </w:tcPr>
          <w:p w:rsidR="009067A4" w:rsidRDefault="0053295D" w14:paraId="3220D691" w14:textId="77777777">
            <w:pPr>
              <w:pStyle w:val="Compact"/>
              <w:jc w:val="right"/>
            </w:pPr>
            <w:r>
              <w:t>Weight</w:t>
            </w:r>
          </w:p>
        </w:tc>
        <w:tc>
          <w:tcPr>
            <w:tcW w:w="0" w:type="auto"/>
          </w:tcPr>
          <w:p w:rsidR="009067A4" w:rsidRDefault="0053295D" w14:paraId="3220D692" w14:textId="77777777">
            <w:pPr>
              <w:pStyle w:val="Compact"/>
              <w:jc w:val="right"/>
            </w:pPr>
            <w:r>
              <w:t>Wind p</w:t>
            </w:r>
          </w:p>
        </w:tc>
      </w:tr>
      <w:tr w:rsidR="009067A4" w14:paraId="3220D69A" w14:textId="77777777">
        <w:tc>
          <w:tcPr>
            <w:tcW w:w="0" w:type="auto"/>
          </w:tcPr>
          <w:p w:rsidR="009067A4" w:rsidRDefault="0053295D" w14:paraId="3220D694" w14:textId="77777777">
            <w:pPr>
              <w:pStyle w:val="Compact"/>
            </w:pPr>
            <w:r>
              <w:t>M23</w:t>
            </w:r>
          </w:p>
        </w:tc>
        <w:tc>
          <w:tcPr>
            <w:tcW w:w="0" w:type="auto"/>
          </w:tcPr>
          <w:p w:rsidR="009067A4" w:rsidRDefault="0053295D" w14:paraId="3220D695" w14:textId="77777777">
            <w:pPr>
              <w:pStyle w:val="Compact"/>
            </w:pPr>
            <w:r>
              <w:t>Previous butterfly count, Temperature,</w:t>
            </w:r>
          </w:p>
        </w:tc>
        <w:tc>
          <w:tcPr>
            <w:tcW w:w="0" w:type="auto"/>
          </w:tcPr>
          <w:p w:rsidR="009067A4" w:rsidRDefault="0053295D" w14:paraId="3220D696" w14:textId="77777777">
            <w:pPr>
              <w:pStyle w:val="Compact"/>
            </w:pPr>
            <w:r>
              <w:t>8081.8</w:t>
            </w:r>
          </w:p>
        </w:tc>
        <w:tc>
          <w:tcPr>
            <w:tcW w:w="0" w:type="auto"/>
          </w:tcPr>
          <w:p w:rsidR="009067A4" w:rsidRDefault="0053295D" w14:paraId="3220D697" w14:textId="77777777">
            <w:pPr>
              <w:pStyle w:val="Compact"/>
              <w:jc w:val="right"/>
            </w:pPr>
            <w:r>
              <w:t>0.0</w:t>
            </w:r>
          </w:p>
        </w:tc>
        <w:tc>
          <w:tcPr>
            <w:tcW w:w="0" w:type="auto"/>
          </w:tcPr>
          <w:p w:rsidR="009067A4" w:rsidRDefault="0053295D" w14:paraId="3220D698" w14:textId="77777777">
            <w:pPr>
              <w:pStyle w:val="Compact"/>
              <w:jc w:val="right"/>
            </w:pPr>
            <w:r>
              <w:t>0.880</w:t>
            </w:r>
          </w:p>
        </w:tc>
        <w:tc>
          <w:tcPr>
            <w:tcW w:w="0" w:type="auto"/>
          </w:tcPr>
          <w:p w:rsidR="009067A4" w:rsidRDefault="0053295D" w14:paraId="3220D699" w14:textId="77777777">
            <w:pPr>
              <w:pStyle w:val="Compact"/>
              <w:jc w:val="right"/>
            </w:pPr>
            <w:r>
              <w:t>NA</w:t>
            </w:r>
          </w:p>
        </w:tc>
      </w:tr>
      <w:tr w:rsidR="009067A4" w14:paraId="3220D6A1" w14:textId="77777777">
        <w:tc>
          <w:tcPr>
            <w:tcW w:w="0" w:type="auto"/>
          </w:tcPr>
          <w:p w:rsidR="009067A4" w:rsidRDefault="009067A4" w14:paraId="3220D69B" w14:textId="77777777">
            <w:pPr>
              <w:pStyle w:val="Compact"/>
            </w:pPr>
          </w:p>
        </w:tc>
        <w:tc>
          <w:tcPr>
            <w:tcW w:w="0" w:type="auto"/>
          </w:tcPr>
          <w:p w:rsidR="009067A4" w:rsidRDefault="0053295D" w14:paraId="3220D69C" w14:textId="77777777">
            <w:pPr>
              <w:pStyle w:val="Compact"/>
            </w:pPr>
            <w:r>
              <w:t>Butterflies in direct sun, Time since sunrise</w:t>
            </w:r>
          </w:p>
        </w:tc>
        <w:tc>
          <w:tcPr>
            <w:tcW w:w="0" w:type="auto"/>
          </w:tcPr>
          <w:p w:rsidR="009067A4" w:rsidRDefault="009067A4" w14:paraId="3220D69D" w14:textId="77777777">
            <w:pPr>
              <w:pStyle w:val="Compact"/>
            </w:pPr>
          </w:p>
        </w:tc>
        <w:tc>
          <w:tcPr>
            <w:tcW w:w="0" w:type="auto"/>
          </w:tcPr>
          <w:p w:rsidR="009067A4" w:rsidRDefault="009067A4" w14:paraId="3220D69E" w14:textId="77777777">
            <w:pPr>
              <w:pStyle w:val="Compact"/>
            </w:pPr>
          </w:p>
        </w:tc>
        <w:tc>
          <w:tcPr>
            <w:tcW w:w="0" w:type="auto"/>
          </w:tcPr>
          <w:p w:rsidR="009067A4" w:rsidRDefault="009067A4" w14:paraId="3220D69F" w14:textId="77777777">
            <w:pPr>
              <w:pStyle w:val="Compact"/>
            </w:pPr>
          </w:p>
        </w:tc>
        <w:tc>
          <w:tcPr>
            <w:tcW w:w="0" w:type="auto"/>
          </w:tcPr>
          <w:p w:rsidR="009067A4" w:rsidRDefault="009067A4" w14:paraId="3220D6A0" w14:textId="77777777">
            <w:pPr>
              <w:pStyle w:val="Compact"/>
            </w:pPr>
          </w:p>
        </w:tc>
      </w:tr>
      <w:tr w:rsidR="009067A4" w14:paraId="3220D6A8" w14:textId="77777777">
        <w:tc>
          <w:tcPr>
            <w:tcW w:w="0" w:type="auto"/>
          </w:tcPr>
          <w:p w:rsidR="009067A4" w:rsidRDefault="0053295D" w14:paraId="3220D6A2" w14:textId="77777777">
            <w:pPr>
              <w:pStyle w:val="Compact"/>
            </w:pPr>
            <w:r>
              <w:t>M22</w:t>
            </w:r>
          </w:p>
        </w:tc>
        <w:tc>
          <w:tcPr>
            <w:tcW w:w="0" w:type="auto"/>
          </w:tcPr>
          <w:p w:rsidR="009067A4" w:rsidRDefault="0053295D" w14:paraId="3220D6A3" w14:textId="77777777">
            <w:pPr>
              <w:pStyle w:val="Compact"/>
            </w:pPr>
            <w:r>
              <w:t>Previous butterfly count, Temperature (linear),</w:t>
            </w:r>
          </w:p>
        </w:tc>
        <w:tc>
          <w:tcPr>
            <w:tcW w:w="0" w:type="auto"/>
          </w:tcPr>
          <w:p w:rsidR="009067A4" w:rsidRDefault="0053295D" w14:paraId="3220D6A4" w14:textId="77777777">
            <w:pPr>
              <w:pStyle w:val="Compact"/>
            </w:pPr>
            <w:r>
              <w:t>8086.6</w:t>
            </w:r>
          </w:p>
        </w:tc>
        <w:tc>
          <w:tcPr>
            <w:tcW w:w="0" w:type="auto"/>
          </w:tcPr>
          <w:p w:rsidR="009067A4" w:rsidRDefault="0053295D" w14:paraId="3220D6A5" w14:textId="77777777">
            <w:pPr>
              <w:pStyle w:val="Compact"/>
              <w:jc w:val="right"/>
            </w:pPr>
            <w:r>
              <w:t>4.8</w:t>
            </w:r>
          </w:p>
        </w:tc>
        <w:tc>
          <w:tcPr>
            <w:tcW w:w="0" w:type="auto"/>
          </w:tcPr>
          <w:p w:rsidR="009067A4" w:rsidRDefault="0053295D" w14:paraId="3220D6A6" w14:textId="77777777">
            <w:pPr>
              <w:pStyle w:val="Compact"/>
              <w:jc w:val="right"/>
            </w:pPr>
            <w:r>
              <w:t>0.080</w:t>
            </w:r>
          </w:p>
        </w:tc>
        <w:tc>
          <w:tcPr>
            <w:tcW w:w="0" w:type="auto"/>
          </w:tcPr>
          <w:p w:rsidR="009067A4" w:rsidRDefault="0053295D" w14:paraId="3220D6A7" w14:textId="77777777">
            <w:pPr>
              <w:pStyle w:val="Compact"/>
              <w:jc w:val="right"/>
            </w:pPr>
            <w:r>
              <w:t>NA</w:t>
            </w:r>
          </w:p>
        </w:tc>
      </w:tr>
      <w:tr w:rsidR="009067A4" w14:paraId="3220D6AF" w14:textId="77777777">
        <w:tc>
          <w:tcPr>
            <w:tcW w:w="0" w:type="auto"/>
          </w:tcPr>
          <w:p w:rsidR="009067A4" w:rsidRDefault="009067A4" w14:paraId="3220D6A9" w14:textId="77777777">
            <w:pPr>
              <w:pStyle w:val="Compact"/>
            </w:pPr>
          </w:p>
        </w:tc>
        <w:tc>
          <w:tcPr>
            <w:tcW w:w="0" w:type="auto"/>
          </w:tcPr>
          <w:p w:rsidR="009067A4" w:rsidRDefault="0053295D" w14:paraId="3220D6AA" w14:textId="77777777">
            <w:pPr>
              <w:pStyle w:val="Compact"/>
            </w:pPr>
            <w:r>
              <w:t>Butterflies in direct sun, Time since sunrise</w:t>
            </w:r>
          </w:p>
        </w:tc>
        <w:tc>
          <w:tcPr>
            <w:tcW w:w="0" w:type="auto"/>
          </w:tcPr>
          <w:p w:rsidR="009067A4" w:rsidRDefault="009067A4" w14:paraId="3220D6AB" w14:textId="77777777">
            <w:pPr>
              <w:pStyle w:val="Compact"/>
            </w:pPr>
          </w:p>
        </w:tc>
        <w:tc>
          <w:tcPr>
            <w:tcW w:w="0" w:type="auto"/>
          </w:tcPr>
          <w:p w:rsidR="009067A4" w:rsidRDefault="009067A4" w14:paraId="3220D6AC" w14:textId="77777777">
            <w:pPr>
              <w:pStyle w:val="Compact"/>
            </w:pPr>
          </w:p>
        </w:tc>
        <w:tc>
          <w:tcPr>
            <w:tcW w:w="0" w:type="auto"/>
          </w:tcPr>
          <w:p w:rsidR="009067A4" w:rsidRDefault="009067A4" w14:paraId="3220D6AD" w14:textId="77777777">
            <w:pPr>
              <w:pStyle w:val="Compact"/>
            </w:pPr>
          </w:p>
        </w:tc>
        <w:tc>
          <w:tcPr>
            <w:tcW w:w="0" w:type="auto"/>
          </w:tcPr>
          <w:p w:rsidR="009067A4" w:rsidRDefault="009067A4" w14:paraId="3220D6AE" w14:textId="77777777">
            <w:pPr>
              <w:pStyle w:val="Compact"/>
            </w:pPr>
          </w:p>
        </w:tc>
      </w:tr>
      <w:tr w:rsidR="009067A4" w14:paraId="3220D6B6" w14:textId="77777777">
        <w:tc>
          <w:tcPr>
            <w:tcW w:w="0" w:type="auto"/>
          </w:tcPr>
          <w:p w:rsidR="009067A4" w:rsidRDefault="0053295D" w14:paraId="3220D6B0" w14:textId="77777777">
            <w:pPr>
              <w:pStyle w:val="Compact"/>
            </w:pPr>
            <w:r>
              <w:t>M24</w:t>
            </w:r>
          </w:p>
        </w:tc>
        <w:tc>
          <w:tcPr>
            <w:tcW w:w="0" w:type="auto"/>
          </w:tcPr>
          <w:p w:rsidR="009067A4" w:rsidRDefault="0053295D" w14:paraId="3220D6B1" w14:textId="77777777">
            <w:pPr>
              <w:pStyle w:val="Compact"/>
            </w:pPr>
            <w:r>
              <w:t>Previous butterfly count, Maximum wind speed,</w:t>
            </w:r>
          </w:p>
        </w:tc>
        <w:tc>
          <w:tcPr>
            <w:tcW w:w="0" w:type="auto"/>
          </w:tcPr>
          <w:p w:rsidR="009067A4" w:rsidRDefault="0053295D" w14:paraId="3220D6B2" w14:textId="77777777">
            <w:pPr>
              <w:pStyle w:val="Compact"/>
            </w:pPr>
            <w:r>
              <w:t>8088.0</w:t>
            </w:r>
          </w:p>
        </w:tc>
        <w:tc>
          <w:tcPr>
            <w:tcW w:w="0" w:type="auto"/>
          </w:tcPr>
          <w:p w:rsidR="009067A4" w:rsidRDefault="0053295D" w14:paraId="3220D6B3" w14:textId="77777777">
            <w:pPr>
              <w:pStyle w:val="Compact"/>
              <w:jc w:val="right"/>
            </w:pPr>
            <w:r>
              <w:t>6.2</w:t>
            </w:r>
          </w:p>
        </w:tc>
        <w:tc>
          <w:tcPr>
            <w:tcW w:w="0" w:type="auto"/>
          </w:tcPr>
          <w:p w:rsidR="009067A4" w:rsidRDefault="0053295D" w14:paraId="3220D6B4" w14:textId="77777777">
            <w:pPr>
              <w:pStyle w:val="Compact"/>
              <w:jc w:val="right"/>
            </w:pPr>
            <w:r>
              <w:t>0.040</w:t>
            </w:r>
          </w:p>
        </w:tc>
        <w:tc>
          <w:tcPr>
            <w:tcW w:w="0" w:type="auto"/>
          </w:tcPr>
          <w:p w:rsidR="009067A4" w:rsidRDefault="0053295D" w14:paraId="3220D6B5" w14:textId="77777777">
            <w:pPr>
              <w:pStyle w:val="Compact"/>
              <w:jc w:val="right"/>
            </w:pPr>
            <w:r>
              <w:t>0.218</w:t>
            </w:r>
          </w:p>
        </w:tc>
      </w:tr>
      <w:tr w:rsidR="009067A4" w14:paraId="3220D6BD" w14:textId="77777777">
        <w:tc>
          <w:tcPr>
            <w:tcW w:w="0" w:type="auto"/>
          </w:tcPr>
          <w:p w:rsidR="009067A4" w:rsidRDefault="009067A4" w14:paraId="3220D6B7" w14:textId="77777777">
            <w:pPr>
              <w:pStyle w:val="Compact"/>
            </w:pPr>
          </w:p>
        </w:tc>
        <w:tc>
          <w:tcPr>
            <w:tcW w:w="0" w:type="auto"/>
          </w:tcPr>
          <w:p w:rsidR="009067A4" w:rsidRDefault="0053295D" w14:paraId="3220D6B8" w14:textId="77777777">
            <w:pPr>
              <w:pStyle w:val="Compact"/>
            </w:pPr>
            <w:r>
              <w:t>Temperature, Butterflies in direct sun, Time since sunrise</w:t>
            </w:r>
          </w:p>
        </w:tc>
        <w:tc>
          <w:tcPr>
            <w:tcW w:w="0" w:type="auto"/>
          </w:tcPr>
          <w:p w:rsidR="009067A4" w:rsidRDefault="009067A4" w14:paraId="3220D6B9" w14:textId="77777777">
            <w:pPr>
              <w:pStyle w:val="Compact"/>
            </w:pPr>
          </w:p>
        </w:tc>
        <w:tc>
          <w:tcPr>
            <w:tcW w:w="0" w:type="auto"/>
          </w:tcPr>
          <w:p w:rsidR="009067A4" w:rsidRDefault="009067A4" w14:paraId="3220D6BA" w14:textId="77777777">
            <w:pPr>
              <w:pStyle w:val="Compact"/>
            </w:pPr>
          </w:p>
        </w:tc>
        <w:tc>
          <w:tcPr>
            <w:tcW w:w="0" w:type="auto"/>
          </w:tcPr>
          <w:p w:rsidR="009067A4" w:rsidRDefault="009067A4" w14:paraId="3220D6BB" w14:textId="77777777">
            <w:pPr>
              <w:pStyle w:val="Compact"/>
            </w:pPr>
          </w:p>
        </w:tc>
        <w:tc>
          <w:tcPr>
            <w:tcW w:w="0" w:type="auto"/>
          </w:tcPr>
          <w:p w:rsidR="009067A4" w:rsidRDefault="009067A4" w14:paraId="3220D6BC" w14:textId="77777777">
            <w:pPr>
              <w:pStyle w:val="Compact"/>
            </w:pPr>
          </w:p>
        </w:tc>
      </w:tr>
      <w:tr w:rsidR="009067A4" w14:paraId="3220D6C4" w14:textId="77777777">
        <w:tc>
          <w:tcPr>
            <w:tcW w:w="0" w:type="auto"/>
          </w:tcPr>
          <w:p w:rsidR="009067A4" w:rsidRDefault="0053295D" w14:paraId="3220D6BE" w14:textId="77777777">
            <w:pPr>
              <w:pStyle w:val="Compact"/>
            </w:pPr>
            <w:r>
              <w:t>M47</w:t>
            </w:r>
          </w:p>
        </w:tc>
        <w:tc>
          <w:tcPr>
            <w:tcW w:w="0" w:type="auto"/>
          </w:tcPr>
          <w:p w:rsidR="009067A4" w:rsidRDefault="0053295D" w14:paraId="3220D6BF" w14:textId="77777777">
            <w:pPr>
              <w:pStyle w:val="Compact"/>
            </w:pPr>
            <w:r>
              <w:t>Temperature, Butterflies in direct sun,</w:t>
            </w:r>
          </w:p>
        </w:tc>
        <w:tc>
          <w:tcPr>
            <w:tcW w:w="0" w:type="auto"/>
          </w:tcPr>
          <w:p w:rsidR="009067A4" w:rsidRDefault="0053295D" w14:paraId="3220D6C0" w14:textId="77777777">
            <w:pPr>
              <w:pStyle w:val="Compact"/>
            </w:pPr>
            <w:r>
              <w:t>8101.3</w:t>
            </w:r>
          </w:p>
        </w:tc>
        <w:tc>
          <w:tcPr>
            <w:tcW w:w="0" w:type="auto"/>
          </w:tcPr>
          <w:p w:rsidR="009067A4" w:rsidRDefault="0053295D" w14:paraId="3220D6C1" w14:textId="77777777">
            <w:pPr>
              <w:pStyle w:val="Compact"/>
              <w:jc w:val="right"/>
            </w:pPr>
            <w:r>
              <w:t>19.4</w:t>
            </w:r>
          </w:p>
        </w:tc>
        <w:tc>
          <w:tcPr>
            <w:tcW w:w="0" w:type="auto"/>
          </w:tcPr>
          <w:p w:rsidR="009067A4" w:rsidRDefault="0053295D" w14:paraId="3220D6C2" w14:textId="77777777">
            <w:pPr>
              <w:pStyle w:val="Compact"/>
              <w:jc w:val="right"/>
            </w:pPr>
            <w:r>
              <w:t>&lt;0.001</w:t>
            </w:r>
          </w:p>
        </w:tc>
        <w:tc>
          <w:tcPr>
            <w:tcW w:w="0" w:type="auto"/>
          </w:tcPr>
          <w:p w:rsidR="009067A4" w:rsidRDefault="0053295D" w14:paraId="3220D6C3" w14:textId="77777777">
            <w:pPr>
              <w:pStyle w:val="Compact"/>
              <w:jc w:val="right"/>
            </w:pPr>
            <w:r>
              <w:t>NA</w:t>
            </w:r>
          </w:p>
        </w:tc>
      </w:tr>
      <w:tr w:rsidR="009067A4" w14:paraId="3220D6CB" w14:textId="77777777">
        <w:tc>
          <w:tcPr>
            <w:tcW w:w="0" w:type="auto"/>
          </w:tcPr>
          <w:p w:rsidR="009067A4" w:rsidRDefault="009067A4" w14:paraId="3220D6C5" w14:textId="77777777">
            <w:pPr>
              <w:pStyle w:val="Compact"/>
            </w:pPr>
          </w:p>
        </w:tc>
        <w:tc>
          <w:tcPr>
            <w:tcW w:w="0" w:type="auto"/>
          </w:tcPr>
          <w:p w:rsidR="009067A4" w:rsidRDefault="0053295D" w14:paraId="3220D6C6" w14:textId="77777777">
            <w:pPr>
              <w:pStyle w:val="Compact"/>
            </w:pPr>
            <w:r>
              <w:t>Time since sunrise</w:t>
            </w:r>
          </w:p>
        </w:tc>
        <w:tc>
          <w:tcPr>
            <w:tcW w:w="0" w:type="auto"/>
          </w:tcPr>
          <w:p w:rsidR="009067A4" w:rsidRDefault="009067A4" w14:paraId="3220D6C7" w14:textId="77777777">
            <w:pPr>
              <w:pStyle w:val="Compact"/>
            </w:pPr>
          </w:p>
        </w:tc>
        <w:tc>
          <w:tcPr>
            <w:tcW w:w="0" w:type="auto"/>
          </w:tcPr>
          <w:p w:rsidR="009067A4" w:rsidRDefault="009067A4" w14:paraId="3220D6C8" w14:textId="77777777">
            <w:pPr>
              <w:pStyle w:val="Compact"/>
            </w:pPr>
          </w:p>
        </w:tc>
        <w:tc>
          <w:tcPr>
            <w:tcW w:w="0" w:type="auto"/>
          </w:tcPr>
          <w:p w:rsidR="009067A4" w:rsidRDefault="009067A4" w14:paraId="3220D6C9" w14:textId="77777777">
            <w:pPr>
              <w:pStyle w:val="Compact"/>
            </w:pPr>
          </w:p>
        </w:tc>
        <w:tc>
          <w:tcPr>
            <w:tcW w:w="0" w:type="auto"/>
          </w:tcPr>
          <w:p w:rsidR="009067A4" w:rsidRDefault="009067A4" w14:paraId="3220D6CA" w14:textId="77777777">
            <w:pPr>
              <w:pStyle w:val="Compact"/>
            </w:pPr>
          </w:p>
        </w:tc>
      </w:tr>
      <w:tr w:rsidR="009067A4" w14:paraId="3220D6D2" w14:textId="77777777">
        <w:tc>
          <w:tcPr>
            <w:tcW w:w="0" w:type="auto"/>
          </w:tcPr>
          <w:p w:rsidR="009067A4" w:rsidRDefault="0053295D" w14:paraId="3220D6CC" w14:textId="77777777">
            <w:pPr>
              <w:pStyle w:val="Compact"/>
            </w:pPr>
            <w:r>
              <w:t>M17</w:t>
            </w:r>
          </w:p>
        </w:tc>
        <w:tc>
          <w:tcPr>
            <w:tcW w:w="0" w:type="auto"/>
          </w:tcPr>
          <w:p w:rsidR="009067A4" w:rsidRDefault="0053295D" w14:paraId="3220D6CD" w14:textId="77777777">
            <w:pPr>
              <w:pStyle w:val="Compact"/>
            </w:pPr>
            <w:r>
              <w:t>Previous butterfly count, Temperature,</w:t>
            </w:r>
          </w:p>
        </w:tc>
        <w:tc>
          <w:tcPr>
            <w:tcW w:w="0" w:type="auto"/>
          </w:tcPr>
          <w:p w:rsidR="009067A4" w:rsidRDefault="0053295D" w14:paraId="3220D6CE" w14:textId="77777777">
            <w:pPr>
              <w:pStyle w:val="Compact"/>
            </w:pPr>
            <w:r>
              <w:t>8105.9</w:t>
            </w:r>
          </w:p>
        </w:tc>
        <w:tc>
          <w:tcPr>
            <w:tcW w:w="0" w:type="auto"/>
          </w:tcPr>
          <w:p w:rsidR="009067A4" w:rsidRDefault="0053295D" w14:paraId="3220D6CF" w14:textId="77777777">
            <w:pPr>
              <w:pStyle w:val="Compact"/>
              <w:jc w:val="right"/>
            </w:pPr>
            <w:r>
              <w:t>24.0</w:t>
            </w:r>
          </w:p>
        </w:tc>
        <w:tc>
          <w:tcPr>
            <w:tcW w:w="0" w:type="auto"/>
          </w:tcPr>
          <w:p w:rsidR="009067A4" w:rsidRDefault="0053295D" w14:paraId="3220D6D0" w14:textId="77777777">
            <w:pPr>
              <w:pStyle w:val="Compact"/>
              <w:jc w:val="right"/>
            </w:pPr>
            <w:r>
              <w:t>&lt;0.001</w:t>
            </w:r>
          </w:p>
        </w:tc>
        <w:tc>
          <w:tcPr>
            <w:tcW w:w="0" w:type="auto"/>
          </w:tcPr>
          <w:p w:rsidR="009067A4" w:rsidRDefault="0053295D" w14:paraId="3220D6D1" w14:textId="77777777">
            <w:pPr>
              <w:pStyle w:val="Compact"/>
              <w:jc w:val="right"/>
            </w:pPr>
            <w:r>
              <w:t>NA</w:t>
            </w:r>
          </w:p>
        </w:tc>
      </w:tr>
      <w:tr w:rsidR="009067A4" w14:paraId="3220D6D9" w14:textId="77777777">
        <w:tc>
          <w:tcPr>
            <w:tcW w:w="0" w:type="auto"/>
          </w:tcPr>
          <w:p w:rsidR="009067A4" w:rsidRDefault="009067A4" w14:paraId="3220D6D3" w14:textId="77777777">
            <w:pPr>
              <w:pStyle w:val="Compact"/>
            </w:pPr>
          </w:p>
        </w:tc>
        <w:tc>
          <w:tcPr>
            <w:tcW w:w="0" w:type="auto"/>
          </w:tcPr>
          <w:p w:rsidR="009067A4" w:rsidRDefault="0053295D" w14:paraId="3220D6D4" w14:textId="77777777">
            <w:pPr>
              <w:pStyle w:val="Compact"/>
            </w:pPr>
            <w:r>
              <w:t>Butterflies in direct sun</w:t>
            </w:r>
          </w:p>
        </w:tc>
        <w:tc>
          <w:tcPr>
            <w:tcW w:w="0" w:type="auto"/>
          </w:tcPr>
          <w:p w:rsidR="009067A4" w:rsidRDefault="009067A4" w14:paraId="3220D6D5" w14:textId="77777777">
            <w:pPr>
              <w:pStyle w:val="Compact"/>
            </w:pPr>
          </w:p>
        </w:tc>
        <w:tc>
          <w:tcPr>
            <w:tcW w:w="0" w:type="auto"/>
          </w:tcPr>
          <w:p w:rsidR="009067A4" w:rsidRDefault="009067A4" w14:paraId="3220D6D6" w14:textId="77777777">
            <w:pPr>
              <w:pStyle w:val="Compact"/>
            </w:pPr>
          </w:p>
        </w:tc>
        <w:tc>
          <w:tcPr>
            <w:tcW w:w="0" w:type="auto"/>
          </w:tcPr>
          <w:p w:rsidR="009067A4" w:rsidRDefault="009067A4" w14:paraId="3220D6D7" w14:textId="77777777">
            <w:pPr>
              <w:pStyle w:val="Compact"/>
            </w:pPr>
          </w:p>
        </w:tc>
        <w:tc>
          <w:tcPr>
            <w:tcW w:w="0" w:type="auto"/>
          </w:tcPr>
          <w:p w:rsidR="009067A4" w:rsidRDefault="009067A4" w14:paraId="3220D6D8" w14:textId="77777777">
            <w:pPr>
              <w:pStyle w:val="Compact"/>
            </w:pPr>
          </w:p>
        </w:tc>
      </w:tr>
    </w:tbl>
    <w:p w:rsidR="009067A4" w:rsidRDefault="0053295D" w14:paraId="3220D6DA" w14:textId="77777777">
      <w:pPr>
        <w:pStyle w:val="Heading3"/>
      </w:pPr>
      <w:bookmarkStart w:name="analysis-of-the-best-fit-model" w:id="24"/>
      <w:bookmarkEnd w:id="23"/>
      <w:bookmarkEnd w:id="22"/>
      <w:r>
        <w:t>Analysis of the Best-Fit Model</w:t>
      </w:r>
    </w:p>
    <w:p w:rsidR="009067A4" w:rsidRDefault="0053295D" w14:paraId="3220D6DB" w14:textId="77777777">
      <w:pPr>
        <w:pStyle w:val="FirstParagraph"/>
      </w:pPr>
      <w:r>
        <w:t>The best-fit model (M23) explained 5.7% of variance in monarch abundance changes (adjusted R² = 0.057). The model formula was:</w:t>
      </w:r>
    </w:p>
    <w:p w:rsidR="009067A4" w:rsidRDefault="0053295D" w14:paraId="3220D6DC" w14:textId="77777777">
      <w:pPr>
        <w:pStyle w:val="BodyText"/>
      </w:pPr>
      <m:oMathPara>
        <m:oMathParaPr>
          <m:jc m:val="center"/>
        </m:oMathParaPr>
        <m:oMath>
          <m:r>
            <m:rPr>
              <m:nor/>
            </m:rPr>
            <m:t>Change in abundance</m:t>
          </m:r>
          <m:r>
            <m:rPr>
              <m:sty m:val="p"/>
            </m:rPr>
            <w:rPr>
              <w:rFonts w:ascii="Cambria Math" w:hAnsi="Cambria Math"/>
            </w:rPr>
            <m:t>∼</m:t>
          </m:r>
          <m:r>
            <w:rPr>
              <w:rFonts w:ascii="Cambria Math" w:hAnsi="Cambria Math"/>
            </w:rPr>
            <m:t>s</m:t>
          </m:r>
          <m:r>
            <m:rPr>
              <m:sty m:val="p"/>
            </m:rPr>
            <w:rPr>
              <w:rFonts w:ascii="Cambria Math" w:hAnsi="Cambria Math"/>
            </w:rPr>
            <m:t>(</m:t>
          </m:r>
          <m:r>
            <m:rPr>
              <m:nor/>
            </m:rPr>
            <m:t>Previous butterfly count</m:t>
          </m:r>
          <m:r>
            <m:rPr>
              <m:sty m:val="p"/>
            </m:rPr>
            <w:rPr>
              <w:rFonts w:ascii="Cambria Math" w:hAnsi="Cambria Math"/>
            </w:rPr>
            <m:t>)+</m:t>
          </m:r>
          <m:r>
            <w:rPr>
              <w:rFonts w:ascii="Cambria Math" w:hAnsi="Cambria Math"/>
            </w:rPr>
            <m:t>s</m:t>
          </m:r>
          <m:r>
            <m:rPr>
              <m:sty m:val="p"/>
            </m:rPr>
            <w:rPr>
              <w:rFonts w:ascii="Cambria Math" w:hAnsi="Cambria Math"/>
            </w:rPr>
            <m:t>(</m:t>
          </m:r>
          <m:r>
            <m:rPr>
              <m:nor/>
            </m:rPr>
            <m:t>Temperature</m:t>
          </m:r>
          <m:r>
            <m:rPr>
              <m:sty m:val="p"/>
            </m:rPr>
            <w:rPr>
              <w:rFonts w:ascii="Cambria Math" w:hAnsi="Cambria Math"/>
            </w:rPr>
            <m:t>)+</m:t>
          </m:r>
          <m:r>
            <w:rPr>
              <w:rFonts w:ascii="Cambria Math" w:hAnsi="Cambria Math"/>
            </w:rPr>
            <m:t>s</m:t>
          </m:r>
          <m:r>
            <m:rPr>
              <m:sty m:val="p"/>
            </m:rPr>
            <w:rPr>
              <w:rFonts w:ascii="Cambria Math" w:hAnsi="Cambria Math"/>
            </w:rPr>
            <m:t>(</m:t>
          </m:r>
          <m:r>
            <m:rPr>
              <m:nor/>
            </m:rPr>
            <m:t>Butterflies in direct sun</m:t>
          </m:r>
          <m:r>
            <m:rPr>
              <m:sty m:val="p"/>
            </m:rPr>
            <w:rPr>
              <w:rFonts w:ascii="Cambria Math" w:hAnsi="Cambria Math"/>
            </w:rPr>
            <m:t>)+</m:t>
          </m:r>
          <m:r>
            <w:rPr>
              <w:rFonts w:ascii="Cambria Math" w:hAnsi="Cambria Math"/>
            </w:rPr>
            <m:t>s</m:t>
          </m:r>
          <m:r>
            <m:rPr>
              <m:sty m:val="p"/>
            </m:rPr>
            <w:rPr>
              <w:rFonts w:ascii="Cambria Math" w:hAnsi="Cambria Math"/>
            </w:rPr>
            <m:t>(</m:t>
          </m:r>
          <m:r>
            <m:rPr>
              <m:nor/>
            </m:rPr>
            <m:t>Time since sunrise</m:t>
          </m:r>
          <m:r>
            <m:rPr>
              <m:sty m:val="p"/>
            </m:rPr>
            <w:rPr>
              <w:rFonts w:ascii="Cambria Math" w:hAnsi="Cambria Math"/>
            </w:rPr>
            <m:t>)</m:t>
          </m:r>
        </m:oMath>
      </m:oMathPara>
    </w:p>
    <w:p w:rsidR="009067A4" w:rsidRDefault="0053295D" w14:paraId="3220D6DD" w14:textId="77777777">
      <w:pPr>
        <w:pStyle w:val="FirstParagraph"/>
      </w:pPr>
      <w:r>
        <w:lastRenderedPageBreak/>
        <w:t xml:space="preserve">where </w:t>
      </w:r>
      <m:oMath>
        <m:r>
          <w:rPr>
            <w:rFonts w:ascii="Cambria Math" w:hAnsi="Cambria Math"/>
          </w:rPr>
          <m:t>s</m:t>
        </m:r>
        <m:r>
          <m:rPr>
            <m:sty m:val="p"/>
          </m:rPr>
          <w:rPr>
            <w:rFonts w:ascii="Cambria Math" w:hAnsi="Cambria Math"/>
          </w:rPr>
          <m:t>()</m:t>
        </m:r>
      </m:oMath>
      <w:r>
        <w:t xml:space="preserve"> denotes smooth terms. All four smooth terms showed significant effects on monarch abundance changes.</w:t>
      </w:r>
    </w:p>
    <w:p w:rsidR="009067A4" w:rsidRDefault="0053295D" w14:paraId="3220D6DE" w14:textId="77777777">
      <w:pPr>
        <w:pStyle w:val="TableCaption"/>
      </w:pPr>
      <w:bookmarkStart w:name="tab:smooth_terms" w:id="25"/>
      <w:r>
        <w:t>Summary of smooth terms in the best-fit model (M23). EDF represents effective degrees of freedom, indicating the complexity of each smooth relationship.</w:t>
      </w:r>
    </w:p>
    <w:tbl>
      <w:tblPr>
        <w:tblStyle w:val="Table"/>
        <w:tblW w:w="0" w:type="auto"/>
        <w:jc w:val="center"/>
        <w:tblLook w:val="0020" w:firstRow="1" w:lastRow="0" w:firstColumn="0" w:lastColumn="0" w:noHBand="0" w:noVBand="0"/>
        <w:tblCaption w:val="Summary of smooth terms in the best-fit model (M23). EDF represents effective degrees of freedom, indicating the complexity of each smooth relationship."/>
      </w:tblPr>
      <w:tblGrid>
        <w:gridCol w:w="2684"/>
        <w:gridCol w:w="670"/>
        <w:gridCol w:w="885"/>
        <w:gridCol w:w="983"/>
        <w:gridCol w:w="1134"/>
      </w:tblGrid>
      <w:tr w:rsidR="009067A4" w:rsidTr="00E85FDA" w14:paraId="3220D6E4" w14:textId="7777777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rsidR="009067A4" w:rsidRDefault="0053295D" w14:paraId="3220D6DF" w14:textId="77777777">
            <w:pPr>
              <w:pStyle w:val="Compact"/>
            </w:pPr>
            <w:r>
              <w:t>Term</w:t>
            </w:r>
          </w:p>
        </w:tc>
        <w:tc>
          <w:tcPr>
            <w:tcW w:w="0" w:type="auto"/>
          </w:tcPr>
          <w:p w:rsidR="009067A4" w:rsidRDefault="0053295D" w14:paraId="3220D6E0" w14:textId="77777777">
            <w:pPr>
              <w:pStyle w:val="Compact"/>
              <w:jc w:val="right"/>
            </w:pPr>
            <w:r>
              <w:t>EDF</w:t>
            </w:r>
          </w:p>
        </w:tc>
        <w:tc>
          <w:tcPr>
            <w:tcW w:w="0" w:type="auto"/>
          </w:tcPr>
          <w:p w:rsidR="009067A4" w:rsidRDefault="0053295D" w14:paraId="3220D6E1" w14:textId="77777777">
            <w:pPr>
              <w:pStyle w:val="Compact"/>
              <w:jc w:val="right"/>
            </w:pPr>
            <w:r>
              <w:t>Ref. df</w:t>
            </w:r>
          </w:p>
        </w:tc>
        <w:tc>
          <w:tcPr>
            <w:tcW w:w="0" w:type="auto"/>
          </w:tcPr>
          <w:p w:rsidR="009067A4" w:rsidRDefault="0053295D" w14:paraId="3220D6E2" w14:textId="77777777">
            <w:pPr>
              <w:pStyle w:val="Compact"/>
              <w:jc w:val="right"/>
            </w:pPr>
            <w:r>
              <w:t>F-value</w:t>
            </w:r>
          </w:p>
        </w:tc>
        <w:tc>
          <w:tcPr>
            <w:tcW w:w="0" w:type="auto"/>
          </w:tcPr>
          <w:p w:rsidR="009067A4" w:rsidRDefault="0053295D" w14:paraId="3220D6E3" w14:textId="77777777">
            <w:pPr>
              <w:pStyle w:val="Compact"/>
              <w:jc w:val="right"/>
            </w:pPr>
            <w:r>
              <w:t>p-value</w:t>
            </w:r>
          </w:p>
        </w:tc>
      </w:tr>
      <w:tr w:rsidR="009067A4" w:rsidTr="00E85FDA" w14:paraId="3220D6EA" w14:textId="77777777">
        <w:trPr>
          <w:jc w:val="center"/>
        </w:trPr>
        <w:tc>
          <w:tcPr>
            <w:tcW w:w="0" w:type="auto"/>
          </w:tcPr>
          <w:p w:rsidR="009067A4" w:rsidRDefault="0053295D" w14:paraId="3220D6E5" w14:textId="77777777">
            <w:pPr>
              <w:pStyle w:val="Compact"/>
            </w:pPr>
            <w:r>
              <w:t>Previous butterfly count</w:t>
            </w:r>
          </w:p>
        </w:tc>
        <w:tc>
          <w:tcPr>
            <w:tcW w:w="0" w:type="auto"/>
          </w:tcPr>
          <w:p w:rsidR="009067A4" w:rsidRDefault="0053295D" w14:paraId="3220D6E6" w14:textId="77777777">
            <w:pPr>
              <w:pStyle w:val="Compact"/>
              <w:jc w:val="right"/>
            </w:pPr>
            <w:r>
              <w:t>2.62</w:t>
            </w:r>
          </w:p>
        </w:tc>
        <w:tc>
          <w:tcPr>
            <w:tcW w:w="0" w:type="auto"/>
          </w:tcPr>
          <w:p w:rsidR="009067A4" w:rsidRDefault="0053295D" w14:paraId="3220D6E7" w14:textId="77777777">
            <w:pPr>
              <w:pStyle w:val="Compact"/>
              <w:jc w:val="right"/>
            </w:pPr>
            <w:r>
              <w:t>2.62</w:t>
            </w:r>
          </w:p>
        </w:tc>
        <w:tc>
          <w:tcPr>
            <w:tcW w:w="0" w:type="auto"/>
          </w:tcPr>
          <w:p w:rsidR="009067A4" w:rsidRDefault="0053295D" w14:paraId="3220D6E8" w14:textId="77777777">
            <w:pPr>
              <w:pStyle w:val="Compact"/>
              <w:jc w:val="right"/>
            </w:pPr>
            <w:r>
              <w:t>12.02</w:t>
            </w:r>
          </w:p>
        </w:tc>
        <w:tc>
          <w:tcPr>
            <w:tcW w:w="0" w:type="auto"/>
          </w:tcPr>
          <w:p w:rsidR="009067A4" w:rsidRDefault="0053295D" w14:paraId="3220D6E9" w14:textId="77777777">
            <w:pPr>
              <w:pStyle w:val="Compact"/>
              <w:jc w:val="right"/>
            </w:pPr>
            <w:r>
              <w:t>8.26e-07</w:t>
            </w:r>
          </w:p>
        </w:tc>
      </w:tr>
      <w:tr w:rsidR="009067A4" w:rsidTr="00E85FDA" w14:paraId="3220D6F0" w14:textId="77777777">
        <w:trPr>
          <w:jc w:val="center"/>
        </w:trPr>
        <w:tc>
          <w:tcPr>
            <w:tcW w:w="0" w:type="auto"/>
          </w:tcPr>
          <w:p w:rsidR="009067A4" w:rsidRDefault="0053295D" w14:paraId="3220D6EB" w14:textId="77777777">
            <w:pPr>
              <w:pStyle w:val="Compact"/>
            </w:pPr>
            <w:r>
              <w:t>Temperature</w:t>
            </w:r>
          </w:p>
        </w:tc>
        <w:tc>
          <w:tcPr>
            <w:tcW w:w="0" w:type="auto"/>
          </w:tcPr>
          <w:p w:rsidR="009067A4" w:rsidRDefault="0053295D" w14:paraId="3220D6EC" w14:textId="77777777">
            <w:pPr>
              <w:pStyle w:val="Compact"/>
              <w:jc w:val="right"/>
            </w:pPr>
            <w:r>
              <w:t>3.93</w:t>
            </w:r>
          </w:p>
        </w:tc>
        <w:tc>
          <w:tcPr>
            <w:tcW w:w="0" w:type="auto"/>
          </w:tcPr>
          <w:p w:rsidR="009067A4" w:rsidRDefault="0053295D" w14:paraId="3220D6ED" w14:textId="77777777">
            <w:pPr>
              <w:pStyle w:val="Compact"/>
              <w:jc w:val="right"/>
            </w:pPr>
            <w:r>
              <w:t>3.93</w:t>
            </w:r>
          </w:p>
        </w:tc>
        <w:tc>
          <w:tcPr>
            <w:tcW w:w="0" w:type="auto"/>
          </w:tcPr>
          <w:p w:rsidR="009067A4" w:rsidRDefault="0053295D" w14:paraId="3220D6EE" w14:textId="77777777">
            <w:pPr>
              <w:pStyle w:val="Compact"/>
              <w:jc w:val="right"/>
            </w:pPr>
            <w:r>
              <w:t>3.23</w:t>
            </w:r>
          </w:p>
        </w:tc>
        <w:tc>
          <w:tcPr>
            <w:tcW w:w="0" w:type="auto"/>
          </w:tcPr>
          <w:p w:rsidR="009067A4" w:rsidRDefault="0053295D" w14:paraId="3220D6EF" w14:textId="77777777">
            <w:pPr>
              <w:pStyle w:val="Compact"/>
              <w:jc w:val="right"/>
            </w:pPr>
            <w:r>
              <w:t>0.028</w:t>
            </w:r>
          </w:p>
        </w:tc>
      </w:tr>
      <w:tr w:rsidR="009067A4" w:rsidTr="00E85FDA" w14:paraId="3220D6F6" w14:textId="77777777">
        <w:trPr>
          <w:jc w:val="center"/>
        </w:trPr>
        <w:tc>
          <w:tcPr>
            <w:tcW w:w="0" w:type="auto"/>
          </w:tcPr>
          <w:p w:rsidR="009067A4" w:rsidRDefault="0053295D" w14:paraId="3220D6F1" w14:textId="77777777">
            <w:pPr>
              <w:pStyle w:val="Compact"/>
            </w:pPr>
            <w:r>
              <w:t>Butterflies in direct sun</w:t>
            </w:r>
          </w:p>
        </w:tc>
        <w:tc>
          <w:tcPr>
            <w:tcW w:w="0" w:type="auto"/>
          </w:tcPr>
          <w:p w:rsidR="009067A4" w:rsidRDefault="0053295D" w14:paraId="3220D6F2" w14:textId="77777777">
            <w:pPr>
              <w:pStyle w:val="Compact"/>
              <w:jc w:val="right"/>
            </w:pPr>
            <w:r>
              <w:t>1.53</w:t>
            </w:r>
          </w:p>
        </w:tc>
        <w:tc>
          <w:tcPr>
            <w:tcW w:w="0" w:type="auto"/>
          </w:tcPr>
          <w:p w:rsidR="009067A4" w:rsidRDefault="0053295D" w14:paraId="3220D6F3" w14:textId="77777777">
            <w:pPr>
              <w:pStyle w:val="Compact"/>
              <w:jc w:val="right"/>
            </w:pPr>
            <w:r>
              <w:t>1.53</w:t>
            </w:r>
          </w:p>
        </w:tc>
        <w:tc>
          <w:tcPr>
            <w:tcW w:w="0" w:type="auto"/>
          </w:tcPr>
          <w:p w:rsidR="009067A4" w:rsidRDefault="0053295D" w14:paraId="3220D6F4" w14:textId="77777777">
            <w:pPr>
              <w:pStyle w:val="Compact"/>
              <w:jc w:val="right"/>
            </w:pPr>
            <w:r>
              <w:t>19.36</w:t>
            </w:r>
          </w:p>
        </w:tc>
        <w:tc>
          <w:tcPr>
            <w:tcW w:w="0" w:type="auto"/>
          </w:tcPr>
          <w:p w:rsidR="009067A4" w:rsidRDefault="0053295D" w14:paraId="3220D6F5" w14:textId="77777777">
            <w:pPr>
              <w:pStyle w:val="Compact"/>
              <w:jc w:val="right"/>
            </w:pPr>
            <w:r>
              <w:t>1.22e-05</w:t>
            </w:r>
          </w:p>
        </w:tc>
      </w:tr>
      <w:tr w:rsidR="009067A4" w:rsidTr="00E85FDA" w14:paraId="3220D6FC" w14:textId="77777777">
        <w:trPr>
          <w:jc w:val="center"/>
        </w:trPr>
        <w:tc>
          <w:tcPr>
            <w:tcW w:w="0" w:type="auto"/>
          </w:tcPr>
          <w:p w:rsidR="009067A4" w:rsidRDefault="0053295D" w14:paraId="3220D6F7" w14:textId="77777777">
            <w:pPr>
              <w:pStyle w:val="Compact"/>
            </w:pPr>
            <w:r>
              <w:t>Time since sunrise</w:t>
            </w:r>
          </w:p>
        </w:tc>
        <w:tc>
          <w:tcPr>
            <w:tcW w:w="0" w:type="auto"/>
          </w:tcPr>
          <w:p w:rsidR="009067A4" w:rsidRDefault="0053295D" w14:paraId="3220D6F8" w14:textId="77777777">
            <w:pPr>
              <w:pStyle w:val="Compact"/>
              <w:jc w:val="right"/>
            </w:pPr>
            <w:r>
              <w:t>4.90</w:t>
            </w:r>
          </w:p>
        </w:tc>
        <w:tc>
          <w:tcPr>
            <w:tcW w:w="0" w:type="auto"/>
          </w:tcPr>
          <w:p w:rsidR="009067A4" w:rsidRDefault="0053295D" w14:paraId="3220D6F9" w14:textId="77777777">
            <w:pPr>
              <w:pStyle w:val="Compact"/>
              <w:jc w:val="right"/>
            </w:pPr>
            <w:r>
              <w:t>4.90</w:t>
            </w:r>
          </w:p>
        </w:tc>
        <w:tc>
          <w:tcPr>
            <w:tcW w:w="0" w:type="auto"/>
          </w:tcPr>
          <w:p w:rsidR="009067A4" w:rsidRDefault="0053295D" w14:paraId="3220D6FA" w14:textId="77777777">
            <w:pPr>
              <w:pStyle w:val="Compact"/>
              <w:jc w:val="right"/>
            </w:pPr>
            <w:r>
              <w:t>8.90</w:t>
            </w:r>
          </w:p>
        </w:tc>
        <w:tc>
          <w:tcPr>
            <w:tcW w:w="0" w:type="auto"/>
          </w:tcPr>
          <w:p w:rsidR="009067A4" w:rsidRDefault="0053295D" w14:paraId="3220D6FB" w14:textId="77777777">
            <w:pPr>
              <w:pStyle w:val="Compact"/>
              <w:jc w:val="right"/>
            </w:pPr>
            <w:r>
              <w:t>&lt;2e-16</w:t>
            </w:r>
          </w:p>
        </w:tc>
      </w:tr>
    </w:tbl>
    <w:bookmarkEnd w:id="25"/>
    <w:p w:rsidR="009067A4" w:rsidRDefault="0053295D" w14:paraId="3220D6FD" w14:textId="77777777">
      <w:pPr>
        <w:pStyle w:val="BodyText"/>
      </w:pPr>
      <w:r>
        <w:t>All four predictors in the best-fit model showed significant effects on monarch abundance changes (Figure </w:t>
      </w:r>
      <w:hyperlink w:anchor="fig:partial_effects">
        <w:r>
          <w:rPr>
            <w:rStyle w:val="Hyperlink"/>
          </w:rPr>
          <w:t>1.1</w:t>
        </w:r>
      </w:hyperlink>
      <w:r>
        <w:t>).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rsidR="009067A4" w:rsidRDefault="0053295D" w14:paraId="3220D6FE" w14:textId="77777777" w14:noSpellErr="1">
      <w:pPr>
        <w:pStyle w:val="BodyText"/>
      </w:pPr>
      <w:r w:rsidR="0053295D">
        <w:rPr/>
        <w:t xml:space="preserve">Time since sunrise revealed a pronounced diurnal pattern (EDF = 4.90, F = 8.90, p &lt; 0.001), capturing cyclical changes in monarch activity throughout the </w:t>
      </w:r>
      <w:commentRangeStart w:id="510059722"/>
      <w:r w:rsidR="0053295D">
        <w:rPr/>
        <w:t>day</w:t>
      </w:r>
      <w:commentRangeEnd w:id="510059722"/>
      <w:r>
        <w:rPr>
          <w:rStyle w:val="CommentReference"/>
        </w:rPr>
        <w:commentReference w:id="510059722"/>
      </w:r>
      <w:r w:rsidR="0053295D">
        <w:rPr/>
        <w:t xml:space="preserve">. Temperature </w:t>
      </w:r>
      <w:r w:rsidR="0053295D">
        <w:rPr/>
        <w:t>exhibited</w:t>
      </w:r>
      <w:r w:rsidR="0053295D">
        <w:rPr/>
        <w:t xml:space="preserve"> a complex non-linear relationship (EDF = 3.93, F = 3.23, p = 0.028), with </w:t>
      </w:r>
      <w:commentRangeStart w:id="1379661831"/>
      <w:r w:rsidR="0053295D">
        <w:rPr/>
        <w:t>effects peaking</w:t>
      </w:r>
      <w:commentRangeEnd w:id="1379661831"/>
      <w:r>
        <w:rPr>
          <w:rStyle w:val="CommentReference"/>
        </w:rPr>
        <w:commentReference w:id="1379661831"/>
      </w:r>
      <w:r w:rsidR="0053295D">
        <w:rPr/>
        <w:t xml:space="preserve"> at approximately 20°C.</w:t>
      </w:r>
    </w:p>
    <w:p w:rsidR="009067A4" w:rsidP="00E85FDA" w:rsidRDefault="0053295D" w14:paraId="3220D6FF" w14:textId="77777777">
      <w:pPr>
        <w:pStyle w:val="CaptionedFigure"/>
        <w:jc w:val="center"/>
      </w:pPr>
      <w:bookmarkStart w:name="fig:partial_effects" w:id="26"/>
      <w:r>
        <w:rPr>
          <w:noProof/>
        </w:rPr>
        <w:lastRenderedPageBreak/>
        <w:drawing>
          <wp:inline distT="0" distB="0" distL="0" distR="0" wp14:anchorId="3220D74A" wp14:editId="3220D74B">
            <wp:extent cx="5334000" cy="4445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supplemental/results/thesis_exports/figures/combined_partial_effects_2x2_final.png"/>
                    <pic:cNvPicPr>
                      <a:picLocks noChangeAspect="1" noChangeArrowheads="1"/>
                    </pic:cNvPicPr>
                  </pic:nvPicPr>
                  <pic:blipFill>
                    <a:blip r:embed="rId10"/>
                    <a:stretch>
                      <a:fillRect/>
                    </a:stretch>
                  </pic:blipFill>
                  <pic:spPr bwMode="auto">
                    <a:xfrm>
                      <a:off x="0" y="0"/>
                      <a:ext cx="5334000" cy="4445000"/>
                    </a:xfrm>
                    <a:prstGeom prst="rect">
                      <a:avLst/>
                    </a:prstGeom>
                    <a:noFill/>
                    <a:ln w="9525">
                      <a:noFill/>
                      <a:headEnd/>
                      <a:tailEnd/>
                    </a:ln>
                  </pic:spPr>
                </pic:pic>
              </a:graphicData>
            </a:graphic>
          </wp:inline>
        </w:drawing>
      </w:r>
    </w:p>
    <w:p w:rsidR="009067A4" w:rsidRDefault="0053295D" w14:paraId="3220D700" w14:textId="4335E0D7">
      <w:pPr>
        <w:pStyle w:val="ImageCaption"/>
      </w:pPr>
      <w:r w:rsidR="0053295D">
        <w:rPr/>
        <w:t xml:space="preserve">Partial effects of the four significant predictors on monarch abundance change in a 2x2 layout. </w:t>
      </w:r>
      <w:ins w:author="Francis X. Villablanca" w:date="2025-09-09T19:22:59.563Z" w:id="199552865">
        <w:r w:rsidR="43C01038">
          <w:t>The partial effect on monarch abundance as estimated from the s</w:t>
        </w:r>
      </w:ins>
      <w:ins w:author="Francis X. Villablanca" w:date="2025-09-09T19:23:27.682Z" w:id="1206681833">
        <w:r w:rsidR="43C01038">
          <w:t xml:space="preserve">ingle attribute being compared to abundance </w:t>
        </w:r>
        <w:r w:rsidR="0D3D5265">
          <w:t xml:space="preserve">while </w:t>
        </w:r>
        <w:r w:rsidR="43C01038">
          <w:t xml:space="preserve">assuming all other attribute values are held constant. </w:t>
        </w:r>
      </w:ins>
      <w:r w:rsidR="0053295D">
        <w:rPr/>
        <w:t xml:space="preserve">Top row: butterflies in direct sun (left) and </w:t>
      </w:r>
      <w:r w:rsidR="0053295D">
        <w:rPr/>
        <w:t>previous</w:t>
      </w:r>
      <w:r w:rsidR="0053295D">
        <w:rPr/>
        <w:t xml:space="preserve"> butterfly count (right). Bottom row: time since sunrise in minutes (left) and </w:t>
      </w:r>
      <w:commentRangeStart w:id="498657290"/>
      <w:r w:rsidR="0053295D">
        <w:rPr/>
        <w:t xml:space="preserve">temperature </w:t>
      </w:r>
      <w:commentRangeEnd w:id="498657290"/>
      <w:r>
        <w:rPr>
          <w:rStyle w:val="CommentReference"/>
        </w:rPr>
        <w:commentReference w:id="498657290"/>
      </w:r>
      <w:r w:rsidR="0053295D">
        <w:rPr/>
        <w:t>in °C (right). Solid lines show the estimated smooth functions with 95% confidence intervals (shaded regions). All effects are shown on the same scale for comparison.</w:t>
      </w:r>
    </w:p>
    <w:p w:rsidR="009067A4" w:rsidRDefault="0053295D" w14:paraId="3220D701" w14:textId="77777777">
      <w:pPr>
        <w:pStyle w:val="Heading3"/>
      </w:pPr>
      <w:bookmarkStart w:name="Xc5a2eb11d52e167f54f18e9aa067b283be40236" w:id="27"/>
      <w:bookmarkEnd w:id="26"/>
      <w:bookmarkEnd w:id="24"/>
      <w:r>
        <w:t>Evaluation of the Disruptive Wind Hypothesis</w:t>
      </w:r>
    </w:p>
    <w:p w:rsidR="009067A4" w:rsidRDefault="0053295D" w14:paraId="3220D702" w14:textId="77777777" w14:noSpellErr="1">
      <w:pPr>
        <w:pStyle w:val="FirstParagraph"/>
      </w:pPr>
      <w:commentRangeStart w:id="51997291"/>
      <w:r w:rsidR="0053295D">
        <w:rPr/>
        <w:t>Our analysis provided no support for the three hierarchical wind hypotheses:</w:t>
      </w:r>
      <w:commentRangeEnd w:id="51997291"/>
      <w:r>
        <w:rPr>
          <w:rStyle w:val="CommentReference"/>
        </w:rPr>
        <w:commentReference w:id="51997291"/>
      </w:r>
    </w:p>
    <w:p w:rsidR="009067A4" w:rsidRDefault="0053295D" w14:paraId="3220D703" w14:textId="77777777" w14:noSpellErr="1">
      <w:pPr>
        <w:pStyle w:val="BodyText"/>
      </w:pPr>
      <w:r w:rsidR="0053295D">
        <w:rPr/>
        <w:t xml:space="preserve">First, wind did not act as a disruptive force to overwintering monarchs. Among our 48 candidate models, wind appeared in only one of the top five models (M24), where it showed little evidence of an </w:t>
      </w:r>
      <w:commentRangeStart w:id="212183262"/>
      <w:r w:rsidR="0053295D">
        <w:rPr/>
        <w:t xml:space="preserve">effect </w:t>
      </w:r>
      <w:commentRangeEnd w:id="212183262"/>
      <w:r>
        <w:rPr>
          <w:rStyle w:val="CommentReference"/>
        </w:rPr>
        <w:commentReference w:id="212183262"/>
      </w:r>
      <w:r w:rsidR="0053295D">
        <w:rPr/>
        <w:t xml:space="preserve">(p = 0.218) and resulted in </w:t>
      </w:r>
      <w:r w:rsidR="0053295D">
        <w:rPr/>
        <w:t>substantially poorer</w:t>
      </w:r>
      <w:r w:rsidR="0053295D">
        <w:rPr/>
        <w:t xml:space="preserve"> model performance compared to the best model (ΔAIC = 6.2).</w:t>
      </w:r>
    </w:p>
    <w:p w:rsidR="009067A4" w:rsidRDefault="0053295D" w14:paraId="3220D704" w14:textId="77777777" w14:noSpellErr="1">
      <w:pPr>
        <w:pStyle w:val="BodyText"/>
      </w:pPr>
      <w:r w:rsidR="0053295D">
        <w:rPr/>
        <w:t xml:space="preserve">Second, we found no evidence </w:t>
      </w:r>
      <w:r w:rsidR="0053295D">
        <w:rPr/>
        <w:t>for</w:t>
      </w:r>
      <w:r w:rsidR="0053295D">
        <w:rPr/>
        <w:t xml:space="preserve"> disruption above the proposed 2 m/s threshold. A sensitivity analysis using a specific threshold predictor (’minutes with wind speed &gt; 2 m/s’) confirmed this lack of a threshold effect, as </w:t>
      </w:r>
      <w:commentRangeStart w:id="406950664"/>
      <w:r w:rsidR="0053295D">
        <w:rPr/>
        <w:t>models with this variable performed poorly and did not rank among the top candidates</w:t>
      </w:r>
      <w:commentRangeEnd w:id="406950664"/>
      <w:r>
        <w:rPr>
          <w:rStyle w:val="CommentReference"/>
        </w:rPr>
        <w:commentReference w:id="406950664"/>
      </w:r>
      <w:r w:rsidR="0053295D">
        <w:rPr/>
        <w:t xml:space="preserve">. Visually, the relationship between wind and monarch abundance </w:t>
      </w:r>
      <w:r w:rsidR="0053295D">
        <w:rPr/>
        <w:t>change</w:t>
      </w:r>
      <w:r w:rsidR="0053295D">
        <w:rPr/>
        <w:t xml:space="preserve"> remained flat across the 2 m/s boundary (Figure </w:t>
      </w:r>
      <w:hyperlink w:anchor="fig:wind_scatter">
        <w:r w:rsidRPr="01DF8B64" w:rsidR="0053295D">
          <w:rPr>
            <w:rStyle w:val="Hyperlink"/>
          </w:rPr>
          <w:t>1.2</w:t>
        </w:r>
      </w:hyperlink>
      <w:r w:rsidR="0053295D">
        <w:rPr/>
        <w:t xml:space="preserve">). With </w:t>
      </w:r>
      <w:r w:rsidR="0053295D">
        <w:rPr/>
        <w:t>mean maximum wind speeds of 2.2 m/s (SD = 1.4 m/s), conditions that should have revealed threshold effects if present, no disruption occurred at or above this boundary.</w:t>
      </w:r>
    </w:p>
    <w:p w:rsidR="009067A4" w:rsidRDefault="0053295D" w14:paraId="3220D705" w14:textId="77777777">
      <w:pPr>
        <w:pStyle w:val="BodyText"/>
      </w:pPr>
      <w:r>
        <w:t>Third, wind’s effects did not scale with intensity. The relationship remained flat across all observed wind speeds (0–12 m/s), with confidence intervals consistently encompassing zero (Figure </w:t>
      </w:r>
      <w:hyperlink w:anchor="fig:wind_scatter">
        <w:r>
          <w:rPr>
            <w:rStyle w:val="Hyperlink"/>
          </w:rPr>
          <w:t>1.2</w:t>
        </w:r>
      </w:hyperlink>
      <w:r>
        <w:t>).</w:t>
      </w:r>
    </w:p>
    <w:p w:rsidR="009067A4" w:rsidP="00C40D9D" w:rsidRDefault="0053295D" w14:paraId="3220D706" w14:textId="77777777">
      <w:pPr>
        <w:pStyle w:val="CaptionedFigure"/>
        <w:jc w:val="center"/>
      </w:pPr>
      <w:bookmarkStart w:name="fig:wind_scatter" w:id="28"/>
      <w:r>
        <w:rPr>
          <w:noProof/>
        </w:rPr>
        <w:drawing>
          <wp:inline distT="0" distB="0" distL="0" distR="0" wp14:anchorId="3220D74C" wp14:editId="3220D74D">
            <wp:extent cx="4267200" cy="320039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supplemental/results/thesis_exports/figures/wind_hypothesis_scatter.png"/>
                    <pic:cNvPicPr>
                      <a:picLocks noChangeAspect="1" noChangeArrowheads="1"/>
                    </pic:cNvPicPr>
                  </pic:nvPicPr>
                  <pic:blipFill>
                    <a:blip r:embed="rId11"/>
                    <a:stretch>
                      <a:fillRect/>
                    </a:stretch>
                  </pic:blipFill>
                  <pic:spPr bwMode="auto">
                    <a:xfrm>
                      <a:off x="0" y="0"/>
                      <a:ext cx="4267200" cy="3200399"/>
                    </a:xfrm>
                    <a:prstGeom prst="rect">
                      <a:avLst/>
                    </a:prstGeom>
                    <a:noFill/>
                    <a:ln w="9525">
                      <a:noFill/>
                      <a:headEnd/>
                      <a:tailEnd/>
                    </a:ln>
                  </pic:spPr>
                </pic:pic>
              </a:graphicData>
            </a:graphic>
          </wp:inline>
        </w:drawing>
      </w:r>
    </w:p>
    <w:p w:rsidR="009067A4" w:rsidRDefault="0053295D" w14:paraId="3220D707" w14:textId="77777777">
      <w:pPr>
        <w:pStyle w:val="ImageCaption"/>
      </w:pPr>
      <w:r>
        <w:t>Relationship between maximum wind speed (m/s) and monarch abundance change. The red dashed line shows the proposed 2 m/s disruptive wind threshold, while the flat trend line indicates no effect of wind on butterfly departures. Points represent 30-minute observation periods.</w:t>
      </w:r>
    </w:p>
    <w:p w:rsidR="009067A4" w:rsidRDefault="0053295D" w14:paraId="3220D708" w14:textId="77777777">
      <w:pPr>
        <w:pStyle w:val="Heading3"/>
      </w:pPr>
      <w:bookmarkStart w:name="statistical-power-to-detect-wind-effects" w:id="29"/>
      <w:bookmarkEnd w:id="28"/>
      <w:bookmarkEnd w:id="27"/>
      <w:r>
        <w:t>Statistical Power to Detect Wind Effects</w:t>
      </w:r>
    </w:p>
    <w:p w:rsidR="00D23A9A" w:rsidRDefault="0053295D" w14:paraId="3220D709" w14:textId="55318B28">
      <w:pPr>
        <w:pStyle w:val="FirstParagraph"/>
      </w:pPr>
      <w:r>
        <w:t>Post-hoc power analysis confirmed our study had adequate statistical power to detect biologically meaningful wind effects (Table </w:t>
      </w:r>
      <w:hyperlink w:anchor="tab:power_analysis">
        <w:r>
          <w:rPr>
            <w:rStyle w:val="Hyperlink"/>
          </w:rPr>
          <w:t>1.3</w:t>
        </w:r>
      </w:hyperlink>
      <w:r>
        <w:t>).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p w:rsidR="00D23A9A" w:rsidRDefault="00D23A9A" w14:paraId="68B46B39" w14:textId="77777777">
      <w:r>
        <w:br w:type="page"/>
      </w:r>
    </w:p>
    <w:p w:rsidR="009067A4" w:rsidRDefault="0053295D" w14:paraId="3220D70A" w14:textId="77777777">
      <w:pPr>
        <w:pStyle w:val="TableCaption"/>
      </w:pPr>
      <w:bookmarkStart w:name="tab:power_analysis" w:id="30"/>
      <w:r>
        <w:lastRenderedPageBreak/>
        <w:t>Estimated power to detect wind effects of varying magnitudes. Effect sizes are expressed in standard deviations of the response variable (cube root transformed change in butterfly abundance).</w:t>
      </w:r>
    </w:p>
    <w:tbl>
      <w:tblPr>
        <w:tblStyle w:val="Table"/>
        <w:tblW w:w="0" w:type="auto"/>
        <w:jc w:val="center"/>
        <w:tblLook w:val="0020" w:firstRow="1" w:lastRow="0" w:firstColumn="0" w:lastColumn="0" w:noHBand="0" w:noVBand="0"/>
        <w:tblCaption w:val="Estimated power to detect wind effects of varying magnitudes. Effect sizes are expressed in standard deviations of the response variable (cube root transformed change in butterfly abundance)."/>
      </w:tblPr>
      <w:tblGrid>
        <w:gridCol w:w="670"/>
        <w:gridCol w:w="2354"/>
        <w:gridCol w:w="2155"/>
        <w:gridCol w:w="1255"/>
      </w:tblGrid>
      <w:tr w:rsidR="009067A4" w:rsidTr="00D23A9A" w14:paraId="3220D70F" w14:textId="7777777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rsidR="009067A4" w:rsidRDefault="009067A4" w14:paraId="3220D70B" w14:textId="77777777">
            <w:pPr>
              <w:pStyle w:val="Compact"/>
            </w:pPr>
          </w:p>
        </w:tc>
        <w:tc>
          <w:tcPr>
            <w:tcW w:w="0" w:type="auto"/>
          </w:tcPr>
          <w:p w:rsidR="009067A4" w:rsidRDefault="0053295D" w14:paraId="3220D70C" w14:textId="77777777">
            <w:pPr>
              <w:pStyle w:val="Compact"/>
              <w:jc w:val="right"/>
            </w:pPr>
            <w:r>
              <w:t>Effect Size (SD units)</w:t>
            </w:r>
          </w:p>
        </w:tc>
        <w:tc>
          <w:tcPr>
            <w:tcW w:w="0" w:type="auto"/>
          </w:tcPr>
          <w:p w:rsidR="009067A4" w:rsidRDefault="0053295D" w14:paraId="3220D70D" w14:textId="77777777">
            <w:pPr>
              <w:pStyle w:val="Compact"/>
              <w:jc w:val="right"/>
            </w:pPr>
            <w:r>
              <w:t>Power (Proportion)</w:t>
            </w:r>
          </w:p>
        </w:tc>
        <w:tc>
          <w:tcPr>
            <w:tcW w:w="0" w:type="auto"/>
          </w:tcPr>
          <w:p w:rsidR="009067A4" w:rsidRDefault="0053295D" w14:paraId="3220D70E" w14:textId="77777777">
            <w:pPr>
              <w:pStyle w:val="Compact"/>
            </w:pPr>
            <w:r>
              <w:t>Power (%)</w:t>
            </w:r>
          </w:p>
        </w:tc>
      </w:tr>
      <w:tr w:rsidR="009067A4" w:rsidTr="00D23A9A" w14:paraId="3220D714" w14:textId="77777777">
        <w:trPr>
          <w:jc w:val="center"/>
        </w:trPr>
        <w:tc>
          <w:tcPr>
            <w:tcW w:w="0" w:type="auto"/>
          </w:tcPr>
          <w:p w:rsidR="009067A4" w:rsidRDefault="0053295D" w14:paraId="3220D710" w14:textId="77777777">
            <w:pPr>
              <w:pStyle w:val="Compact"/>
            </w:pPr>
            <w:r>
              <w:t>0.05</w:t>
            </w:r>
          </w:p>
        </w:tc>
        <w:tc>
          <w:tcPr>
            <w:tcW w:w="0" w:type="auto"/>
          </w:tcPr>
          <w:p w:rsidR="009067A4" w:rsidRDefault="0053295D" w14:paraId="3220D711" w14:textId="77777777">
            <w:pPr>
              <w:pStyle w:val="Compact"/>
              <w:jc w:val="right"/>
            </w:pPr>
            <w:r>
              <w:t>0.05</w:t>
            </w:r>
          </w:p>
        </w:tc>
        <w:tc>
          <w:tcPr>
            <w:tcW w:w="0" w:type="auto"/>
          </w:tcPr>
          <w:p w:rsidR="009067A4" w:rsidRDefault="0053295D" w14:paraId="3220D712" w14:textId="77777777">
            <w:pPr>
              <w:pStyle w:val="Compact"/>
              <w:jc w:val="right"/>
            </w:pPr>
            <w:r>
              <w:t>0.165</w:t>
            </w:r>
          </w:p>
        </w:tc>
        <w:tc>
          <w:tcPr>
            <w:tcW w:w="0" w:type="auto"/>
          </w:tcPr>
          <w:p w:rsidR="009067A4" w:rsidRDefault="0053295D" w14:paraId="3220D713" w14:textId="77777777">
            <w:pPr>
              <w:pStyle w:val="Compact"/>
            </w:pPr>
            <w:r>
              <w:t>16.5%</w:t>
            </w:r>
          </w:p>
        </w:tc>
      </w:tr>
      <w:tr w:rsidR="009067A4" w:rsidTr="00D23A9A" w14:paraId="3220D719" w14:textId="77777777">
        <w:trPr>
          <w:jc w:val="center"/>
        </w:trPr>
        <w:tc>
          <w:tcPr>
            <w:tcW w:w="0" w:type="auto"/>
          </w:tcPr>
          <w:p w:rsidR="009067A4" w:rsidRDefault="0053295D" w14:paraId="3220D715" w14:textId="77777777">
            <w:pPr>
              <w:pStyle w:val="Compact"/>
            </w:pPr>
            <w:r>
              <w:t>0.1</w:t>
            </w:r>
          </w:p>
        </w:tc>
        <w:tc>
          <w:tcPr>
            <w:tcW w:w="0" w:type="auto"/>
          </w:tcPr>
          <w:p w:rsidR="009067A4" w:rsidRDefault="0053295D" w14:paraId="3220D716" w14:textId="77777777">
            <w:pPr>
              <w:pStyle w:val="Compact"/>
              <w:jc w:val="right"/>
            </w:pPr>
            <w:r>
              <w:t>0.10</w:t>
            </w:r>
          </w:p>
        </w:tc>
        <w:tc>
          <w:tcPr>
            <w:tcW w:w="0" w:type="auto"/>
          </w:tcPr>
          <w:p w:rsidR="009067A4" w:rsidRDefault="0053295D" w14:paraId="3220D717" w14:textId="77777777">
            <w:pPr>
              <w:pStyle w:val="Compact"/>
              <w:jc w:val="right"/>
            </w:pPr>
            <w:r>
              <w:t>0.560</w:t>
            </w:r>
          </w:p>
        </w:tc>
        <w:tc>
          <w:tcPr>
            <w:tcW w:w="0" w:type="auto"/>
          </w:tcPr>
          <w:p w:rsidR="009067A4" w:rsidRDefault="0053295D" w14:paraId="3220D718" w14:textId="77777777">
            <w:pPr>
              <w:pStyle w:val="Compact"/>
            </w:pPr>
            <w:r>
              <w:t>56%</w:t>
            </w:r>
          </w:p>
        </w:tc>
      </w:tr>
      <w:tr w:rsidR="009067A4" w:rsidTr="00D23A9A" w14:paraId="3220D71E" w14:textId="77777777">
        <w:trPr>
          <w:jc w:val="center"/>
        </w:trPr>
        <w:tc>
          <w:tcPr>
            <w:tcW w:w="0" w:type="auto"/>
          </w:tcPr>
          <w:p w:rsidR="009067A4" w:rsidRDefault="0053295D" w14:paraId="3220D71A" w14:textId="77777777">
            <w:pPr>
              <w:pStyle w:val="Compact"/>
            </w:pPr>
            <w:r>
              <w:t>0.15</w:t>
            </w:r>
          </w:p>
        </w:tc>
        <w:tc>
          <w:tcPr>
            <w:tcW w:w="0" w:type="auto"/>
          </w:tcPr>
          <w:p w:rsidR="009067A4" w:rsidRDefault="0053295D" w14:paraId="3220D71B" w14:textId="77777777">
            <w:pPr>
              <w:pStyle w:val="Compact"/>
              <w:jc w:val="right"/>
            </w:pPr>
            <w:r>
              <w:t>0.15</w:t>
            </w:r>
          </w:p>
        </w:tc>
        <w:tc>
          <w:tcPr>
            <w:tcW w:w="0" w:type="auto"/>
          </w:tcPr>
          <w:p w:rsidR="009067A4" w:rsidRDefault="0053295D" w14:paraId="3220D71C" w14:textId="77777777">
            <w:pPr>
              <w:pStyle w:val="Compact"/>
              <w:jc w:val="right"/>
            </w:pPr>
            <w:r>
              <w:t>0.875</w:t>
            </w:r>
          </w:p>
        </w:tc>
        <w:tc>
          <w:tcPr>
            <w:tcW w:w="0" w:type="auto"/>
          </w:tcPr>
          <w:p w:rsidR="009067A4" w:rsidRDefault="0053295D" w14:paraId="3220D71D" w14:textId="77777777">
            <w:pPr>
              <w:pStyle w:val="Compact"/>
            </w:pPr>
            <w:r>
              <w:t>87.5%</w:t>
            </w:r>
          </w:p>
        </w:tc>
      </w:tr>
      <w:tr w:rsidR="009067A4" w:rsidTr="00D23A9A" w14:paraId="3220D723" w14:textId="77777777">
        <w:trPr>
          <w:jc w:val="center"/>
        </w:trPr>
        <w:tc>
          <w:tcPr>
            <w:tcW w:w="0" w:type="auto"/>
          </w:tcPr>
          <w:p w:rsidR="009067A4" w:rsidRDefault="0053295D" w14:paraId="3220D71F" w14:textId="77777777">
            <w:pPr>
              <w:pStyle w:val="Compact"/>
            </w:pPr>
            <w:r>
              <w:t>0.2</w:t>
            </w:r>
          </w:p>
        </w:tc>
        <w:tc>
          <w:tcPr>
            <w:tcW w:w="0" w:type="auto"/>
          </w:tcPr>
          <w:p w:rsidR="009067A4" w:rsidRDefault="0053295D" w14:paraId="3220D720" w14:textId="77777777">
            <w:pPr>
              <w:pStyle w:val="Compact"/>
              <w:jc w:val="right"/>
            </w:pPr>
            <w:r>
              <w:t>0.20</w:t>
            </w:r>
          </w:p>
        </w:tc>
        <w:tc>
          <w:tcPr>
            <w:tcW w:w="0" w:type="auto"/>
          </w:tcPr>
          <w:p w:rsidR="009067A4" w:rsidRDefault="0053295D" w14:paraId="3220D721" w14:textId="77777777">
            <w:pPr>
              <w:pStyle w:val="Compact"/>
              <w:jc w:val="right"/>
            </w:pPr>
            <w:r>
              <w:t>0.985</w:t>
            </w:r>
          </w:p>
        </w:tc>
        <w:tc>
          <w:tcPr>
            <w:tcW w:w="0" w:type="auto"/>
          </w:tcPr>
          <w:p w:rsidR="009067A4" w:rsidRDefault="0053295D" w14:paraId="3220D722" w14:textId="77777777">
            <w:pPr>
              <w:pStyle w:val="Compact"/>
            </w:pPr>
            <w:r>
              <w:t>98.5%</w:t>
            </w:r>
          </w:p>
        </w:tc>
      </w:tr>
    </w:tbl>
    <w:p w:rsidR="009067A4" w:rsidRDefault="0053295D" w14:paraId="3220D724" w14:textId="77777777">
      <w:pPr>
        <w:pStyle w:val="Heading3"/>
      </w:pPr>
      <w:bookmarkStart w:name="model-diagnostics" w:id="31"/>
      <w:bookmarkEnd w:id="30"/>
      <w:bookmarkEnd w:id="29"/>
      <w:r>
        <w:t>Model Diagnostics</w:t>
      </w:r>
    </w:p>
    <w:p w:rsidR="009067A4" w:rsidRDefault="0053295D" w14:paraId="3220D725" w14:textId="77777777">
      <w:pPr>
        <w:pStyle w:val="FirstParagraph"/>
      </w:pPr>
      <w:r>
        <w:t>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1.3</w:t>
        </w:r>
      </w:hyperlink>
      <w:r>
        <w:t>).</w:t>
      </w:r>
    </w:p>
    <w:p w:rsidR="009067A4" w:rsidP="00D23A9A" w:rsidRDefault="0053295D" w14:paraId="3220D726" w14:textId="77777777">
      <w:pPr>
        <w:pStyle w:val="CaptionedFigure"/>
        <w:jc w:val="center"/>
      </w:pPr>
      <w:bookmarkStart w:name="fig:diagnostics" w:id="32"/>
      <w:r>
        <w:rPr>
          <w:noProof/>
        </w:rPr>
        <w:drawing>
          <wp:inline distT="0" distB="0" distL="0" distR="0" wp14:anchorId="3220D74E" wp14:editId="3220D74F">
            <wp:extent cx="5334000" cy="2667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upplemental/results/thesis_exports/figures/combined_diagnostics.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rsidR="00D23A9A" w:rsidRDefault="0053295D" w14:paraId="3220D727" w14:textId="4490B720">
      <w:pPr>
        <w:pStyle w:val="ImageCaption"/>
      </w:pPr>
      <w:r>
        <w:t>Model diagnostics for M23. Left: Residuals versus fitted values showing banding that reflects the discrete counting method, with smoothed relationship shown in blue. Right: Normal Q-Q plot of model residuals showing reasonable normality with minor tail deviations.</w:t>
      </w:r>
    </w:p>
    <w:p w:rsidR="00D23A9A" w:rsidRDefault="00D23A9A" w14:paraId="7ECE2482" w14:textId="77777777">
      <w:pPr>
        <w:rPr>
          <w:i/>
        </w:rPr>
      </w:pPr>
      <w:r>
        <w:br w:type="page"/>
      </w:r>
    </w:p>
    <w:p w:rsidR="009067A4" w:rsidRDefault="0053295D" w14:paraId="3220D728" w14:textId="77777777">
      <w:pPr>
        <w:pStyle w:val="Heading2"/>
      </w:pPr>
      <w:bookmarkStart w:name="discussion" w:id="33"/>
      <w:bookmarkEnd w:id="32"/>
      <w:bookmarkEnd w:id="31"/>
      <w:bookmarkEnd w:id="21"/>
      <w:r>
        <w:lastRenderedPageBreak/>
        <w:t>Discussion</w:t>
      </w:r>
    </w:p>
    <w:p w:rsidR="009067A4" w:rsidRDefault="0053295D" w14:paraId="3220D729" w14:textId="77777777">
      <w:pPr>
        <w:pStyle w:val="Heading3"/>
      </w:pPr>
      <w:bookmarkStart w:name="X63e1245851a6a59872c1c21077764299a7ea682" w:id="34"/>
      <w:r>
        <w:t>Wind Does Not Disrupt Overwintering Monarch Butterflies</w:t>
      </w:r>
    </w:p>
    <w:p w:rsidR="009067A4" w:rsidRDefault="0053295D" w14:paraId="3220D72A" w14:textId="77777777">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 (Society 2016), our data reveal no relationship between wind speed and butterfly departures across the full range of observed conditions (0–12 m/s). While our models explain only 5.7% of variance in butterfly movements, reflecting our focus </w:t>
      </w:r>
      <w:r>
        <w:t>on testing wind effects rather than comprehensively explaining movement patterns, they had sufficient statistical power to detect environmental signals. This finding challenges assumptions underlying three decades of management guidance.</w:t>
      </w:r>
    </w:p>
    <w:p w:rsidR="009067A4" w:rsidRDefault="0053295D" w14:paraId="3220D72B" w14:textId="43FA2FF0">
      <w:pPr>
        <w:pStyle w:val="BodyText"/>
      </w:pPr>
      <w:r w:rsidR="0053295D">
        <w:rPr/>
        <w:t xml:space="preserve">The absence of wind effects in our data is particularly striking given that </w:t>
      </w:r>
      <w:ins w:author="Francis X. Villablanca" w:date="2025-09-09T19:49:07.504Z" w:id="901258196">
        <w:r w:rsidR="38470960">
          <w:t>observed</w:t>
        </w:r>
        <w:r w:rsidR="38470960">
          <w:t xml:space="preserve"> </w:t>
        </w:r>
      </w:ins>
      <w:r w:rsidR="0053295D">
        <w:rPr/>
        <w:t xml:space="preserve">mean maximum wind speeds (2.2 m/s, SD = 1.4) </w:t>
      </w:r>
      <w:r w:rsidR="0053295D">
        <w:rPr/>
        <w:t>frequently</w:t>
      </w:r>
      <w:r w:rsidR="0053295D">
        <w:rPr/>
        <w:t xml:space="preserve"> exceeded the proposed threshold. If the disruptive wind hypothesis were valid, we should have </w:t>
      </w:r>
      <w:r w:rsidR="0053295D">
        <w:rPr/>
        <w:t>observed</w:t>
      </w:r>
      <w:r w:rsidR="0053295D">
        <w:rPr/>
        <w:t xml:space="preserve"> a clear signal: transitions from aggregated butterflies to zero butterflies, as strictly predicted by the</w:t>
      </w:r>
      <w:ins w:author="Francis X. Villablanca" w:date="2025-09-09T19:49:38.69Z" w:id="1600021183">
        <w:r w:rsidR="43AF7FB3">
          <w:t xml:space="preserve"> disruptive wind</w:t>
        </w:r>
      </w:ins>
      <w:r w:rsidR="0053295D">
        <w:rPr/>
        <w:t xml:space="preserve"> hypothesis. Instead, we </w:t>
      </w:r>
      <w:r w:rsidR="0053295D">
        <w:rPr/>
        <w:t>observed</w:t>
      </w:r>
      <w:r w:rsidR="0053295D">
        <w:rPr/>
        <w:t xml:space="preserve"> no change, </w:t>
      </w:r>
      <w:r w:rsidR="0053295D">
        <w:rPr/>
        <w:t>small changes</w:t>
      </w:r>
      <w:r w:rsidR="0053295D">
        <w:rPr/>
        <w:t xml:space="preserve">, or even positive changes in butterfly abundance at wind speeds six times the proposed </w:t>
      </w:r>
      <w:ins w:author="Francis X. Villablanca" w:date="2025-09-09T19:49:54.894Z" w:id="441140035">
        <w:r w:rsidR="1A669D3E">
          <w:t>di</w:t>
        </w:r>
        <w:r w:rsidR="1A669D3E">
          <w:t>sruption</w:t>
        </w:r>
        <w:r w:rsidR="1A669D3E">
          <w:t xml:space="preserve"> </w:t>
        </w:r>
      </w:ins>
      <w:r w:rsidR="0053295D">
        <w:rPr/>
        <w:t>threshold.</w:t>
      </w:r>
    </w:p>
    <w:p w:rsidR="009067A4" w:rsidRDefault="0053295D" w14:paraId="3220D72C" w14:textId="299DB086">
      <w:pPr>
        <w:pStyle w:val="BodyText"/>
      </w:pPr>
      <w:r w:rsidR="0053295D">
        <w:rPr/>
        <w:t xml:space="preserve">Importantly, our </w:t>
      </w:r>
      <w:del w:author="Francis X. Villablanca" w:date="2025-09-09T19:51:40.787Z" w:id="742150693">
        <w:r w:rsidDel="0053295D">
          <w:delText>analysis had adequate statistical power to detect biologically meaningful wind effects. P</w:delText>
        </w:r>
      </w:del>
      <w:ins w:author="Francis X. Villablanca" w:date="2025-09-09T19:51:40.821Z" w:id="137117210">
        <w:r w:rsidR="0FD93AB5">
          <w:t>p</w:t>
        </w:r>
      </w:ins>
      <w:r w:rsidR="0053295D">
        <w:rPr/>
        <w:t xml:space="preserve">ower analysis </w:t>
      </w:r>
      <w:r w:rsidR="0053295D">
        <w:rPr/>
        <w:t>demonstrated</w:t>
      </w:r>
      <w:r w:rsidR="0053295D">
        <w:rPr/>
        <w:t xml:space="preserve"> 87.5% power to detect moderate effect sizes (0.15 standard deviations) and 98.5% power for larger effects (0.20 standard deviations)</w:t>
      </w:r>
      <w:del w:author="Francis X. Villablanca" w:date="2025-09-09T19:52:05.637Z" w:id="2112780174">
        <w:r w:rsidDel="0053295D">
          <w:delText>. Among our 48 candidate models,</w:delText>
        </w:r>
      </w:del>
      <w:ins w:author="Francis X. Villablanca" w:date="2025-09-09T19:52:08.323Z" w:id="1700193131">
        <w:r w:rsidR="6A3E0684">
          <w:t>, while</w:t>
        </w:r>
      </w:ins>
      <w:r w:rsidR="0053295D">
        <w:rPr/>
        <w:t xml:space="preserve"> wind appeared in only one of the top five models (M24)</w:t>
      </w:r>
      <w:ins w:author="Francis X. Villablanca" w:date="2025-09-09T19:52:27.683Z" w:id="75806083">
        <w:r w:rsidR="379758F9">
          <w:t>.</w:t>
        </w:r>
      </w:ins>
      <w:del w:author="Francis X. Villablanca" w:date="2025-09-09T19:52:25.775Z" w:id="681292318">
        <w:r w:rsidDel="0053295D">
          <w:delText>,</w:delText>
        </w:r>
      </w:del>
      <w:r w:rsidR="0053295D">
        <w:rPr/>
        <w:t xml:space="preserve"> </w:t>
      </w:r>
      <w:del w:author="Francis X. Villablanca" w:date="2025-09-09T19:52:30.223Z" w:id="938961364">
        <w:r w:rsidDel="0053295D">
          <w:delText xml:space="preserve">where </w:delText>
        </w:r>
      </w:del>
      <w:ins w:author="Francis X. Villablanca" w:date="2025-09-09T19:52:35.033Z" w:id="724160941">
        <w:r w:rsidR="1F167A4B">
          <w:t xml:space="preserve">In that model </w:t>
        </w:r>
      </w:ins>
      <w:del w:author="Francis X. Villablanca" w:date="2025-09-09T19:52:38.913Z" w:id="1060195263">
        <w:r w:rsidDel="0053295D">
          <w:delText xml:space="preserve">it </w:delText>
        </w:r>
      </w:del>
      <w:ins w:author="Francis X. Villablanca" w:date="2025-09-09T19:52:40.533Z" w:id="1816215746">
        <w:r w:rsidR="7FCDCE3B">
          <w:t xml:space="preserve">wind </w:t>
        </w:r>
      </w:ins>
      <w:r w:rsidR="0053295D">
        <w:rPr/>
        <w:t xml:space="preserve">showed little evidence of an effect (p = 0.218) and resulted in </w:t>
      </w:r>
      <w:r w:rsidR="0053295D">
        <w:rPr/>
        <w:t>substantially poorer</w:t>
      </w:r>
      <w:r w:rsidR="0053295D">
        <w:rPr/>
        <w:t xml:space="preserve"> model performance compared to the best model (ΔAIC = 6.2, captur</w:t>
      </w:r>
      <w:r w:rsidR="0053295D">
        <w:rPr/>
        <w:t xml:space="preserve">ing only 4% of model weight). This weak wind signal, combined with our high statistical power, allows us to rule out all but </w:t>
      </w:r>
      <w:r w:rsidR="0053295D">
        <w:rPr/>
        <w:t>very small</w:t>
      </w:r>
      <w:r w:rsidR="0053295D">
        <w:rPr/>
        <w:t xml:space="preserve"> wind effects. Given that the disruptive wind hypothesis </w:t>
      </w:r>
      <w:commentRangeStart w:id="1974545001"/>
      <w:r w:rsidR="0053295D">
        <w:rPr/>
        <w:t xml:space="preserve">predicts complete cluster abandonment </w:t>
      </w:r>
      <w:commentRangeEnd w:id="1974545001"/>
      <w:r>
        <w:rPr>
          <w:rStyle w:val="CommentReference"/>
        </w:rPr>
        <w:commentReference w:id="1974545001"/>
      </w:r>
      <w:r w:rsidR="0053295D">
        <w:rPr/>
        <w:t xml:space="preserve">above threshold speeds, a large effect by any measure, our failure to detect such patterns provides </w:t>
      </w:r>
      <w:r w:rsidR="0053295D">
        <w:rPr/>
        <w:t>strong evidence</w:t>
      </w:r>
      <w:r w:rsidR="0053295D">
        <w:rPr/>
        <w:t xml:space="preserve"> against the hypothesis rather than merely absence of evidence.</w:t>
      </w:r>
    </w:p>
    <w:p w:rsidR="009067A4" w:rsidRDefault="0053295D" w14:paraId="3220D72D" w14:textId="77777777">
      <w:pPr>
        <w:pStyle w:val="BodyText"/>
      </w:pPr>
      <w:r>
        <w:t>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p w:rsidR="009067A4" w:rsidRDefault="0053295D" w14:paraId="3220D72E" w14:textId="77777777">
      <w:pPr>
        <w:pStyle w:val="Heading3"/>
      </w:pPr>
      <w:bookmarkStart w:name="alternative-drivers-of-monarch-movement" w:id="35"/>
      <w:bookmarkEnd w:id="34"/>
      <w:r>
        <w:t>Alternative Drivers of Monarch Movement</w:t>
      </w:r>
    </w:p>
    <w:p w:rsidR="009067A4" w:rsidRDefault="0053295D" w14:paraId="3220D72F" w14:textId="77777777">
      <w:pPr>
        <w:pStyle w:val="FirstParagraph"/>
      </w:pPr>
      <w:r>
        <w:t>While our study was designed specifically to test the wind hypothesis, our results suggest that thermoregulation, light exposure, and diurnal rhythms play more important roles than wind in driving short-term movements at overwintering sites.</w:t>
      </w:r>
    </w:p>
    <w:p w:rsidR="009067A4" w:rsidRDefault="0053295D" w14:paraId="3220D730" w14:textId="77777777">
      <w:pPr>
        <w:pStyle w:val="Heading4"/>
      </w:pPr>
      <w:bookmarkStart w:name="X68d4caad7b9dff1382d16a19c618b08132be296" w:id="36"/>
      <w:r>
        <w:lastRenderedPageBreak/>
        <w:t>Direct Sunlight as the Strongest Predictor</w:t>
      </w:r>
    </w:p>
    <w:p w:rsidR="009067A4" w:rsidRDefault="0053295D" w14:paraId="3220D731" w14:textId="15A358A4">
      <w:pPr>
        <w:pStyle w:val="FirstParagraph"/>
      </w:pPr>
      <w:r w:rsidR="0053295D">
        <w:rPr/>
        <w:t xml:space="preserve">Direct sunlight exposure </w:t>
      </w:r>
      <w:r w:rsidR="0053295D">
        <w:rPr/>
        <w:t>emerged</w:t>
      </w:r>
      <w:r w:rsidR="0053295D">
        <w:rPr/>
        <w:t xml:space="preserve"> as the strongest environmental predictor of </w:t>
      </w:r>
      <w:commentRangeStart w:id="1340558452"/>
      <w:r w:rsidR="0053295D">
        <w:rPr/>
        <w:t>cluster abandonment</w:t>
      </w:r>
      <w:commentRangeEnd w:id="1340558452"/>
      <w:r>
        <w:rPr>
          <w:rStyle w:val="CommentReference"/>
        </w:rPr>
        <w:commentReference w:id="1340558452"/>
      </w:r>
      <w:r w:rsidR="0053295D">
        <w:rPr/>
        <w:t xml:space="preserve"> in our study (F = 19.36, p &lt; 0.001). Butterflies exposed to direct sunlight at the beginning of an observation interval showed the largest decreases in abundance, suggesting that solar radiation rapidly </w:t>
      </w:r>
      <w:del w:author="Francis X. Villablanca" w:date="2025-09-09T19:57:25.844Z" w:id="479653915">
        <w:r w:rsidDel="0053295D">
          <w:delText xml:space="preserve">warms </w:delText>
        </w:r>
      </w:del>
      <w:ins w:author="Francis X. Villablanca" w:date="2025-09-09T19:57:28.85Z" w:id="681366056">
        <w:r w:rsidR="2E294AA6">
          <w:t xml:space="preserve">increases </w:t>
        </w:r>
      </w:ins>
      <w:r w:rsidR="0053295D">
        <w:rPr/>
        <w:t>butterfly body temperatures well above ambient conditions. This finding aligns with Masters, Malcolm, and Brower (1988)’s work showing that monarchs in direct sunlight can elevate their body temperature abo</w:t>
      </w:r>
      <w:r w:rsidR="0053295D">
        <w:rPr/>
        <w:t>ve ambient conditions within minutes (Masters</w:t>
      </w:r>
      <w:del w:author="Francis X. Villablanca" w:date="2025-09-09T19:57:46.269Z" w:id="987901689">
        <w:r w:rsidDel="0053295D">
          <w:delText>, Malcolm, and Brower</w:delText>
        </w:r>
      </w:del>
      <w:ins w:author="Francis X. Villablanca" w:date="2025-09-09T19:57:47.737Z" w:id="1055418875">
        <w:r w:rsidR="624B6614">
          <w:t xml:space="preserve"> et al.</w:t>
        </w:r>
      </w:ins>
      <w:r w:rsidR="0053295D">
        <w:rPr/>
        <w:t xml:space="preserve"> 1988). This rapid warming capability </w:t>
      </w:r>
      <w:ins w:author="Francis X. Villablanca" w:date="2025-09-09T19:57:59.93Z" w:id="1142874817">
        <w:r w:rsidR="6961ED6F">
          <w:t>could r</w:t>
        </w:r>
      </w:ins>
      <w:ins w:author="Francis X. Villablanca" w:date="2025-09-09T19:58:01.439Z" w:id="1108780183">
        <w:r w:rsidR="6961ED6F">
          <w:t xml:space="preserve">eadily </w:t>
        </w:r>
      </w:ins>
      <w:r w:rsidR="0053295D">
        <w:rPr/>
        <w:t>explain</w:t>
      </w:r>
      <w:del w:author="Francis X. Villablanca" w:date="2025-09-09T19:58:04.517Z" w:id="1372339206">
        <w:r w:rsidDel="0053295D">
          <w:delText>s</w:delText>
        </w:r>
      </w:del>
      <w:r w:rsidR="0053295D">
        <w:rPr/>
        <w:t xml:space="preserve"> why direct sunlight exposure is such a strong predictor of </w:t>
      </w:r>
      <w:ins w:author="Francis X. Villablanca" w:date="2025-09-09T19:58:17.877Z" w:id="584493587">
        <w:r w:rsidR="0639EACA">
          <w:t xml:space="preserve">reductions in abundance and </w:t>
        </w:r>
      </w:ins>
      <w:r w:rsidR="0053295D">
        <w:rPr/>
        <w:t>cluster abandonment</w:t>
      </w:r>
      <w:commentRangeStart w:id="1216175895"/>
      <w:r w:rsidR="0053295D">
        <w:rPr/>
        <w:t>, butterflies must quickly respond to avoid overheating.</w:t>
      </w:r>
      <w:commentRangeEnd w:id="1216175895"/>
      <w:r>
        <w:rPr>
          <w:rStyle w:val="CommentReference"/>
        </w:rPr>
        <w:commentReference w:id="1216175895"/>
      </w:r>
    </w:p>
    <w:p w:rsidR="009067A4" w:rsidRDefault="0053295D" w14:paraId="3220D732" w14:textId="77777777" w14:noSpellErr="1">
      <w:pPr>
        <w:pStyle w:val="BodyText"/>
      </w:pPr>
      <w:r w:rsidR="0053295D">
        <w:rPr/>
        <w:t xml:space="preserve">The relationship between sunlight and departure </w:t>
      </w:r>
      <w:r w:rsidR="0053295D">
        <w:rPr/>
        <w:t>represents</w:t>
      </w:r>
      <w:r w:rsidR="0053295D">
        <w:rPr/>
        <w:t xml:space="preserve"> a key </w:t>
      </w:r>
      <w:r w:rsidR="0053295D">
        <w:rPr/>
        <w:t>component</w:t>
      </w:r>
      <w:r w:rsidR="0053295D">
        <w:rPr/>
        <w:t xml:space="preserve"> of the thermoregulatory equation. </w:t>
      </w:r>
      <w:commentRangeStart w:id="1470941527"/>
      <w:r w:rsidR="0053295D">
        <w:rPr/>
        <w:t>While monarchs have evolved efficient solar heat absorption capabilities that enable activity during cool conditions</w:t>
      </w:r>
      <w:commentRangeEnd w:id="1470941527"/>
      <w:r>
        <w:rPr>
          <w:rStyle w:val="CommentReference"/>
        </w:rPr>
        <w:commentReference w:id="1470941527"/>
      </w:r>
      <w:r w:rsidR="0053295D">
        <w:rPr/>
        <w:t xml:space="preserve">, </w:t>
      </w:r>
      <w:commentRangeStart w:id="1608569543"/>
      <w:r w:rsidR="0053295D">
        <w:rPr/>
        <w:t>this same efficiency forces them to abandon energetically favorable clustering positions when exposed to direct solar radiation</w:t>
      </w:r>
      <w:commentRangeEnd w:id="1608569543"/>
      <w:r>
        <w:rPr>
          <w:rStyle w:val="CommentReference"/>
        </w:rPr>
        <w:commentReference w:id="1608569543"/>
      </w:r>
      <w:r w:rsidR="0053295D">
        <w:rPr/>
        <w:t>. This trade-off between the benefits of clustering and the thermal constraints imposed by solar exposure may fundamentally shape daily movement patterns at o</w:t>
      </w:r>
      <w:r w:rsidR="0053295D">
        <w:rPr/>
        <w:t>verwintering sites.</w:t>
      </w:r>
    </w:p>
    <w:p w:rsidR="009067A4" w:rsidRDefault="0053295D" w14:paraId="3220D733" w14:textId="77777777">
      <w:pPr>
        <w:pStyle w:val="Heading4"/>
      </w:pPr>
      <w:bookmarkStart w:name="Xd9199e8982adf52c1650d45fe5056e5bee40933" w:id="37"/>
      <w:bookmarkEnd w:id="36"/>
      <w:r>
        <w:t>Temperature Effects and Their Interpretation</w:t>
      </w:r>
    </w:p>
    <w:p w:rsidR="009067A4" w:rsidRDefault="0053295D" w14:paraId="3220D734" w14:textId="0E66C43C">
      <w:pPr>
        <w:pStyle w:val="FirstParagraph"/>
      </w:pPr>
      <w:r w:rsidR="0053295D">
        <w:rPr/>
        <w:t xml:space="preserve">Ambient temperature showed a subtle but significant relationship with monarch abundance changes (EDF = 3.93, F = 3.23, p = 0.028). The data suggest minimal change below 15°C (the known flight threshold), a slight positive association around 20–21°C, and sharp declines above 25°C consistent with thermoregulatory constraints. Given that thermal </w:t>
      </w:r>
      <w:commentRangeStart w:id="427711220"/>
      <w:r w:rsidR="0053295D">
        <w:rPr/>
        <w:t xml:space="preserve">preferences </w:t>
      </w:r>
      <w:commentRangeEnd w:id="427711220"/>
      <w:r>
        <w:rPr>
          <w:rStyle w:val="CommentReference"/>
        </w:rPr>
        <w:commentReference w:id="427711220"/>
      </w:r>
      <w:r w:rsidR="0053295D">
        <w:rPr/>
        <w:t xml:space="preserve">vary between </w:t>
      </w:r>
      <w:del w:author="Francis X. Villablanca" w:date="2025-09-09T20:05:47.657Z" w:id="1307111278">
        <w:r w:rsidDel="0053295D">
          <w:delText xml:space="preserve">sites </w:delText>
        </w:r>
      </w:del>
      <w:ins w:author="Francis X. Villablanca" w:date="2025-09-09T20:05:59.923Z" w:id="1614435538">
        <w:r w:rsidR="4A659CCB">
          <w:t>overwintering groves in a latitudinal f</w:t>
        </w:r>
      </w:ins>
      <w:ins w:author="Francis X. Villablanca" w:date="2025-09-09T20:06:02.22Z" w:id="1337384088">
        <w:r w:rsidR="4A659CCB">
          <w:t xml:space="preserve">ashion </w:t>
        </w:r>
      </w:ins>
      <w:r w:rsidR="0053295D">
        <w:rPr/>
        <w:t>(</w:t>
      </w:r>
      <w:r w:rsidR="0053295D">
        <w:rPr/>
        <w:t>Saniee</w:t>
      </w:r>
      <w:r w:rsidR="0053295D">
        <w:rPr/>
        <w:t xml:space="preserve"> and </w:t>
      </w:r>
      <w:r w:rsidR="0053295D">
        <w:rPr/>
        <w:t>Villablanca</w:t>
      </w:r>
      <w:r w:rsidR="0053295D">
        <w:rPr/>
        <w:t xml:space="preserve"> 2022), </w:t>
      </w:r>
      <w:commentRangeStart w:id="509042118"/>
      <w:r w:rsidR="0053295D">
        <w:rPr/>
        <w:t>these patterns</w:t>
      </w:r>
      <w:commentRangeEnd w:id="509042118"/>
      <w:r>
        <w:rPr>
          <w:rStyle w:val="CommentReference"/>
        </w:rPr>
        <w:commentReference w:id="509042118"/>
      </w:r>
      <w:r w:rsidR="0053295D">
        <w:rPr/>
        <w:t xml:space="preserve"> require validation across the overwintering range before we can generalize about monarch t</w:t>
      </w:r>
      <w:r w:rsidR="0053295D">
        <w:rPr/>
        <w:t xml:space="preserve">hermal </w:t>
      </w:r>
      <w:commentRangeStart w:id="1896033690"/>
      <w:r w:rsidR="0053295D">
        <w:rPr/>
        <w:t>preferences</w:t>
      </w:r>
      <w:commentRangeEnd w:id="1896033690"/>
      <w:r>
        <w:rPr>
          <w:rStyle w:val="CommentReference"/>
        </w:rPr>
        <w:commentReference w:id="1896033690"/>
      </w:r>
      <w:commentRangeStart w:id="986205021"/>
      <w:r w:rsidR="0053295D">
        <w:rPr/>
        <w:t>.</w:t>
      </w:r>
      <w:commentRangeEnd w:id="986205021"/>
      <w:r>
        <w:rPr>
          <w:rStyle w:val="CommentReference"/>
        </w:rPr>
        <w:commentReference w:id="986205021"/>
      </w:r>
    </w:p>
    <w:p w:rsidR="009067A4" w:rsidRDefault="0053295D" w14:paraId="3220D735" w14:textId="77777777">
      <w:pPr>
        <w:pStyle w:val="Heading4"/>
      </w:pPr>
      <w:bookmarkStart w:name="diurnal-activity-patterns" w:id="38"/>
      <w:bookmarkEnd w:id="37"/>
      <w:r>
        <w:t>Diurnal Activity Patterns</w:t>
      </w:r>
    </w:p>
    <w:p w:rsidR="009067A4" w:rsidRDefault="0053295D" w14:paraId="3220D736" w14:textId="77777777">
      <w:pPr>
        <w:pStyle w:val="FirstParagraph"/>
      </w:pPr>
      <w:r>
        <w:t>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p>
    <w:p w:rsidR="009067A4" w:rsidRDefault="0053295D" w14:paraId="3220D737" w14:textId="77777777">
      <w:pPr>
        <w:pStyle w:val="Heading3"/>
      </w:pPr>
      <w:bookmarkStart w:name="study-limitations" w:id="39"/>
      <w:bookmarkEnd w:id="38"/>
      <w:bookmarkEnd w:id="35"/>
      <w:r>
        <w:t>Study Limitations</w:t>
      </w:r>
    </w:p>
    <w:p w:rsidR="009067A4" w:rsidRDefault="0053295D" w14:paraId="3220D738" w14:textId="77777777" w14:noSpellErr="1">
      <w:pPr>
        <w:pStyle w:val="FirstParagraph"/>
      </w:pPr>
      <w:r w:rsidR="0053295D">
        <w:rPr/>
        <w:t xml:space="preserve">Several limitations </w:t>
      </w:r>
      <w:r w:rsidR="0053295D">
        <w:rPr/>
        <w:t>warrant</w:t>
      </w:r>
      <w:r w:rsidR="0053295D">
        <w:rPr/>
        <w:t xml:space="preserve"> consideration. Our data derive from a single season (2023–2024) at two sites, </w:t>
      </w:r>
      <w:commentRangeStart w:id="1430942253"/>
      <w:r w:rsidR="0053295D">
        <w:rPr/>
        <w:t>with historically low monarch abundance preventing temporal replication</w:t>
      </w:r>
      <w:commentRangeEnd w:id="1430942253"/>
      <w:r>
        <w:rPr>
          <w:rStyle w:val="CommentReference"/>
        </w:rPr>
        <w:commentReference w:id="1430942253"/>
      </w:r>
      <w:r w:rsidR="0053295D">
        <w:rPr/>
        <w:t xml:space="preserve">. Additionally, our counting </w:t>
      </w:r>
      <w:r w:rsidR="0053295D">
        <w:rPr/>
        <w:t>methodology</w:t>
      </w:r>
      <w:r w:rsidR="0053295D">
        <w:rPr/>
        <w:t xml:space="preserve"> introduced discretization artifacts that contributed to large confidence intervals for environmental predictors. While we detected strong signals like direct sunlight effects, more subtle relationships require careful interpretation</w:t>
      </w:r>
      <w:commentRangeStart w:id="1044341027"/>
      <w:r w:rsidR="0053295D">
        <w:rPr/>
        <w:t>.</w:t>
      </w:r>
      <w:commentRangeEnd w:id="1044341027"/>
      <w:r>
        <w:rPr>
          <w:rStyle w:val="CommentReference"/>
        </w:rPr>
        <w:commentReference w:id="1044341027"/>
      </w:r>
    </w:p>
    <w:p w:rsidR="009067A4" w:rsidRDefault="0053295D" w14:paraId="3220D739" w14:textId="77777777">
      <w:pPr>
        <w:pStyle w:val="Heading3"/>
      </w:pPr>
      <w:bookmarkStart w:name="management-implications" w:id="40"/>
      <w:bookmarkEnd w:id="39"/>
      <w:r>
        <w:lastRenderedPageBreak/>
        <w:t>Management Implications</w:t>
      </w:r>
    </w:p>
    <w:p w:rsidR="009067A4" w:rsidRDefault="0053295D" w14:paraId="3220D73A" w14:textId="1E881B89">
      <w:pPr>
        <w:pStyle w:val="FirstParagraph"/>
      </w:pPr>
      <w:r w:rsidR="0053295D">
        <w:rPr/>
        <w:t xml:space="preserve">Our findings suggest that management strategies prioritizing wind protection </w:t>
      </w:r>
      <w:r w:rsidR="0053295D">
        <w:rPr/>
        <w:t>warrant</w:t>
      </w:r>
      <w:r w:rsidR="0053295D">
        <w:rPr/>
        <w:t xml:space="preserve"> reconsideration. The absence of wind effects despite frequent threshold exceedances </w:t>
      </w:r>
      <w:r w:rsidR="0053295D">
        <w:rPr/>
        <w:t>indicates</w:t>
      </w:r>
      <w:r w:rsidR="0053295D">
        <w:rPr/>
        <w:t xml:space="preserve"> that usable habitat within existing groves may be larger than currently recognized. Areas previously dismissed due to perceived wind exposure may provide suitable conditions </w:t>
      </w:r>
      <w:del w:author="Francis X. Villablanca" w:date="2025-09-09T20:24:58.497Z" w:id="376058424">
        <w:r w:rsidDel="0053295D">
          <w:delText xml:space="preserve">if </w:delText>
        </w:r>
      </w:del>
      <w:ins w:author="Francis X. Villablanca" w:date="2025-09-09T20:24:59.544Z" w:id="779738775">
        <w:r w:rsidR="0C6AA94B">
          <w:t>because</w:t>
        </w:r>
      </w:ins>
      <w:ins w:author="Francis X. Villablanca" w:date="2025-09-09T20:25:00.351Z" w:id="1369135192">
        <w:r w:rsidR="0C6AA94B">
          <w:t xml:space="preserve"> </w:t>
        </w:r>
      </w:ins>
      <w:r w:rsidR="0053295D">
        <w:rPr/>
        <w:t xml:space="preserve">they offer </w:t>
      </w:r>
      <w:r w:rsidR="0053295D">
        <w:rPr/>
        <w:t>appropriate light</w:t>
      </w:r>
      <w:r w:rsidR="0053295D">
        <w:rPr/>
        <w:t xml:space="preserve"> and thermal regimes.</w:t>
      </w:r>
    </w:p>
    <w:p w:rsidR="009067A4" w:rsidRDefault="0053295D" w14:paraId="3220D73B" w14:textId="2BC043C2">
      <w:pPr>
        <w:pStyle w:val="BodyText"/>
      </w:pPr>
      <w:r w:rsidR="0053295D">
        <w:rPr/>
        <w:t>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w:t>
      </w:r>
      <w:ins w:author="Francis X. Villablanca" w:date="2025-09-09T20:25:59.796Z" w:id="1310031886">
        <w:r w:rsidR="54373260">
          <w:t xml:space="preserve"> In addition, </w:t>
        </w:r>
      </w:ins>
      <w:ins w:author="Francis X. Villablanca" w:date="2025-09-09T20:26:40.402Z" w:id="100077898">
        <w:r w:rsidR="1654D750">
          <w:t xml:space="preserve">as suggested by Saniee and Villablanca (2022), </w:t>
        </w:r>
      </w:ins>
      <w:ins w:author="Francis X. Villablanca" w:date="2025-09-09T20:25:59.796Z" w:id="1484315266">
        <w:r w:rsidR="54373260">
          <w:t xml:space="preserve">it may become relevant to explore ways in which to manage for thermal attributes, specifically </w:t>
        </w:r>
      </w:ins>
      <w:ins w:author="Francis X. Villablanca" w:date="2025-09-09T20:26:12.28Z" w:id="1584360078">
        <w:r w:rsidR="54373260">
          <w:t>sunlight.</w:t>
        </w:r>
      </w:ins>
    </w:p>
    <w:p w:rsidR="009067A4" w:rsidRDefault="0053295D" w14:paraId="3220D73C" w14:textId="77777777">
      <w:pPr>
        <w:pStyle w:val="Heading3"/>
      </w:pPr>
      <w:bookmarkStart w:name="future-research-directions" w:id="41"/>
      <w:bookmarkEnd w:id="40"/>
      <w:r>
        <w:t>Future Research Directions</w:t>
      </w:r>
    </w:p>
    <w:p w:rsidR="009067A4" w:rsidRDefault="0053295D" w14:paraId="3220D73D" w14:textId="77777777" w14:noSpellErr="1">
      <w:pPr>
        <w:pStyle w:val="FirstParagraph"/>
      </w:pPr>
      <w:r w:rsidR="0053295D">
        <w:rPr/>
        <w:t xml:space="preserve">Our findings open several important avenues for future research. First, explicit testing of light patterns as predictors of clustering locations could </w:t>
      </w:r>
      <w:r w:rsidR="0053295D">
        <w:rPr/>
        <w:t>establish</w:t>
      </w:r>
      <w:r w:rsidR="0053295D">
        <w:rPr/>
        <w:t xml:space="preserve"> whether canopy structure guides habitat selection. The strong effect of direct sunlight (F = 19.36, p &lt; 0.001) combined with the predictability of canopy-created light patterns suggests this may be a primary factor in roost site selection</w:t>
      </w:r>
      <w:commentRangeStart w:id="1408631966"/>
      <w:r w:rsidR="0053295D">
        <w:rPr/>
        <w:t>.</w:t>
      </w:r>
      <w:commentRangeEnd w:id="1408631966"/>
      <w:r>
        <w:rPr>
          <w:rStyle w:val="CommentReference"/>
        </w:rPr>
        <w:commentReference w:id="1408631966"/>
      </w:r>
    </w:p>
    <w:p w:rsidR="009067A4" w:rsidRDefault="0053295D" w14:paraId="3220D73E" w14:textId="29217449">
      <w:pPr>
        <w:pStyle w:val="BodyText"/>
      </w:pPr>
      <w:r w:rsidR="0053295D">
        <w:rPr/>
        <w:t xml:space="preserve">Second, investigation of social dynamics and positive </w:t>
      </w:r>
      <w:ins w:author="Francis X. Villablanca" w:date="2025-09-09T20:29:45.951Z" w:id="523622721">
        <w:r w:rsidR="74AB13AA">
          <w:t xml:space="preserve">behavioral </w:t>
        </w:r>
      </w:ins>
      <w:r w:rsidR="0053295D">
        <w:rPr/>
        <w:t xml:space="preserve">feedback mechanisms could address unexplained variation in our models. Monarchs may </w:t>
      </w:r>
      <w:r w:rsidR="0053295D">
        <w:rPr/>
        <w:t>exhibit</w:t>
      </w:r>
      <w:r w:rsidR="0053295D">
        <w:rPr/>
        <w:t xml:space="preserve"> emergent clustering behaviors where initial settlement increases the probability of others joining, creating self-reinforcing patterns independent of environmental conditions.</w:t>
      </w:r>
    </w:p>
    <w:p w:rsidR="009067A4" w:rsidRDefault="0053295D" w14:paraId="3220D73F" w14:textId="74470938">
      <w:pPr>
        <w:pStyle w:val="BodyText"/>
      </w:pPr>
      <w:r w:rsidR="0053295D">
        <w:rPr/>
        <w:t xml:space="preserve">Research should also examine whether our findings extend across the broader overwintering range. Testing these patterns at sites with different tree species, latitudes, and </w:t>
      </w:r>
      <w:ins w:author="Francis X. Villablanca" w:date="2025-09-09T20:30:25.555Z" w:id="1997060219">
        <w:r w:rsidR="0D3C5C06">
          <w:t xml:space="preserve">in particular </w:t>
        </w:r>
      </w:ins>
      <w:r w:rsidR="0053295D">
        <w:rPr/>
        <w:t>population densities would strengthen conclusions about the generality of wind effects, or their absence.</w:t>
      </w:r>
    </w:p>
    <w:p w:rsidR="009067A4" w:rsidRDefault="0053295D" w14:paraId="3220D740" w14:textId="77777777">
      <w:pPr>
        <w:pStyle w:val="Heading3"/>
      </w:pPr>
      <w:bookmarkStart w:name="conclusions" w:id="42"/>
      <w:bookmarkEnd w:id="41"/>
      <w:r>
        <w:t>Conclusions</w:t>
      </w:r>
    </w:p>
    <w:p w:rsidR="00D23A9A" w:rsidRDefault="0053295D" w14:paraId="3220D741" w14:textId="3F7F6A97">
      <w:pPr>
        <w:pStyle w:val="FirstParagraph"/>
      </w:pPr>
      <w:r w:rsidR="0053295D">
        <w:rPr/>
        <w:t xml:space="preserve">Wind did not disrupt monarch clusters even at speeds far exceeding </w:t>
      </w:r>
      <w:del w:author="Francis X. Villablanca" w:date="2025-09-09T20:31:26.097Z" w:id="1654562404">
        <w:r w:rsidDel="0053295D">
          <w:delText xml:space="preserve">established </w:delText>
        </w:r>
      </w:del>
      <w:ins w:author="Francis X. Villablanca" w:date="2025-09-09T20:31:30.18Z" w:id="1914668400">
        <w:r w:rsidR="54EFC0B4">
          <w:t xml:space="preserve">presumptive </w:t>
        </w:r>
      </w:ins>
      <w:r w:rsidR="0053295D">
        <w:rPr/>
        <w:t xml:space="preserve">thresholds. Instead, butterflies responded primarily to thermal conditions, </w:t>
      </w:r>
      <w:ins w:author="Francis X. Villablanca" w:date="2025-09-09T20:31:44.597Z" w:id="1686764352">
        <w:r w:rsidR="3D27A04C">
          <w:t xml:space="preserve">including </w:t>
        </w:r>
      </w:ins>
      <w:r w:rsidR="0053295D">
        <w:rPr/>
        <w:t>light exposure</w:t>
      </w:r>
      <w:ins w:author="Francis X. Villablanca" w:date="2025-09-09T20:31:58.561Z" w:id="238204373">
        <w:r w:rsidR="566AEB14">
          <w:t xml:space="preserve"> and ambient temperature</w:t>
        </w:r>
      </w:ins>
      <w:r w:rsidR="0053295D">
        <w:rPr/>
        <w:t xml:space="preserve">, and </w:t>
      </w:r>
      <w:ins w:author="Francis X. Villablanca" w:date="2025-09-09T20:32:03.476Z" w:id="1574783204">
        <w:r w:rsidR="66C64E4A">
          <w:t xml:space="preserve">to </w:t>
        </w:r>
      </w:ins>
      <w:r w:rsidR="0053295D">
        <w:rPr/>
        <w:t xml:space="preserve">diurnal rhythms. These findings challenge current assumptions about overwintering habitat requirements and suggest that management priorities should be reevaluated. While our study </w:t>
      </w:r>
      <w:r w:rsidR="0053295D">
        <w:rPr/>
        <w:t>represents</w:t>
      </w:r>
      <w:r w:rsidR="0053295D">
        <w:rPr/>
        <w:t xml:space="preserve"> one season at two sites, the absence of wind effects despite adequate statistical power raises important questions </w:t>
      </w:r>
      <w:del w:author="Francis X. Villablanca" w:date="2025-09-09T20:32:21.49Z" w:id="1711897523">
        <w:r w:rsidDel="0053295D">
          <w:delText xml:space="preserve">about </w:delText>
        </w:r>
      </w:del>
      <w:ins w:author="Francis X. Villablanca" w:date="2025-09-09T20:32:23.925Z" w:id="1225446609">
        <w:r w:rsidR="002795B2">
          <w:t xml:space="preserve">regarding </w:t>
        </w:r>
      </w:ins>
      <w:del w:author="Francis X. Villablanca" w:date="2025-09-09T20:32:27.046Z" w:id="1780632122">
        <w:r w:rsidDel="0053295D">
          <w:delText xml:space="preserve">three </w:delText>
        </w:r>
      </w:del>
      <w:r w:rsidR="0053295D">
        <w:rPr/>
        <w:t>decades of conserv</w:t>
      </w:r>
      <w:r w:rsidR="0053295D">
        <w:rPr/>
        <w:t>ation guid</w:t>
      </w:r>
      <w:ins w:author="Francis X. Villablanca" w:date="2025-09-09T20:32:37.618Z" w:id="802771300">
        <w:r w:rsidR="5878A787">
          <w:t>elines</w:t>
        </w:r>
      </w:ins>
      <w:del w:author="Francis X. Villablanca" w:date="2025-09-09T20:32:31.809Z" w:id="1128936090">
        <w:r w:rsidDel="0053295D">
          <w:delText>ance</w:delText>
        </w:r>
      </w:del>
      <w:r w:rsidR="0053295D">
        <w:rPr/>
        <w:t>. As monarch populations face continued threats, evidence-based management becomes increasingly critical for conserving the overwintering sites essential for this iconic species.</w:t>
      </w:r>
    </w:p>
    <w:p w:rsidR="00D23A9A" w:rsidRDefault="00D23A9A" w14:paraId="357A892C" w14:textId="77777777">
      <w:r>
        <w:br w:type="page"/>
      </w:r>
    </w:p>
    <w:p w:rsidR="009067A4" w:rsidRDefault="0053295D" w14:paraId="3220D742" w14:textId="77777777">
      <w:pPr>
        <w:pStyle w:val="Heading2"/>
      </w:pPr>
      <w:bookmarkStart w:name="references" w:id="43"/>
      <w:bookmarkEnd w:id="42"/>
      <w:bookmarkEnd w:id="33"/>
      <w:r>
        <w:lastRenderedPageBreak/>
        <w:t>References</w:t>
      </w:r>
    </w:p>
    <w:p w:rsidR="009067A4" w:rsidRDefault="0053295D" w14:paraId="3220D743" w14:textId="77777777">
      <w:pPr>
        <w:pStyle w:val="Bibliography"/>
      </w:pPr>
      <w:bookmarkStart w:name="ref-hristov_estimating_2019" w:id="44"/>
      <w:bookmarkStart w:name="refs" w:id="45"/>
      <w:r>
        <w:t xml:space="preserve">Hristov, Nickolay I., Dionysios Nikolaidis, Tatjana Y. Hubel, and Louise C. Allen. 2019. “Estimating Overwintering Monarch Butterfly Populations Using Terrestrial LiDAR Scanning.” </w:t>
      </w:r>
      <w:r>
        <w:rPr>
          <w:i/>
          <w:iCs/>
        </w:rPr>
        <w:t>Frontiers in Ecology and Evolution</w:t>
      </w:r>
      <w:r>
        <w:t xml:space="preserve"> 7. </w:t>
      </w:r>
      <w:hyperlink r:id="rId13">
        <w:r>
          <w:rPr>
            <w:rStyle w:val="Hyperlink"/>
          </w:rPr>
          <w:t>https://www.frontiersin.org/articles/10.3389/fevo.2019.00266</w:t>
        </w:r>
      </w:hyperlink>
      <w:r>
        <w:t>.</w:t>
      </w:r>
    </w:p>
    <w:p w:rsidR="009067A4" w:rsidRDefault="0053295D" w14:paraId="3220D744" w14:textId="77777777">
      <w:pPr>
        <w:pStyle w:val="Bibliography"/>
      </w:pPr>
      <w:bookmarkStart w:name="ref-Masters1988_ACNENTPT" w:id="46"/>
      <w:bookmarkEnd w:id="44"/>
      <w:r>
        <w:t xml:space="preserve">Masters, Alan R., Stephen B. Malcolm, and Lincoln P. Brower. 1988. “Monarch Butterfly (Danaus Plexippus) Thermoregulatory Behavior and Adaptations for Overwintering in Mexico.” </w:t>
      </w:r>
      <w:r>
        <w:rPr>
          <w:i/>
          <w:iCs/>
        </w:rPr>
        <w:t>Ecology</w:t>
      </w:r>
      <w:r>
        <w:t xml:space="preserve"> 69 (2): 458–67. </w:t>
      </w:r>
      <w:hyperlink r:id="rId14">
        <w:r>
          <w:rPr>
            <w:rStyle w:val="Hyperlink"/>
          </w:rPr>
          <w:t>https://doi.org/10.2307/1940444</w:t>
        </w:r>
      </w:hyperlink>
      <w:r>
        <w:t>.</w:t>
      </w:r>
    </w:p>
    <w:p w:rsidR="009067A4" w:rsidRDefault="0053295D" w14:paraId="3220D745" w14:textId="77777777">
      <w:pPr>
        <w:pStyle w:val="Bibliography"/>
      </w:pPr>
      <w:bookmarkStart w:name="ref-Saniee2022_3VN7I68M" w:id="47"/>
      <w:bookmarkEnd w:id="46"/>
      <w:r>
        <w:t xml:space="preserve">Saniee, Kiana, and Francis Villablanca. 2022. “Hierarchy and Scale Influence the Western Monarch Butterfly Overwintering Microclimate.” </w:t>
      </w:r>
      <w:r>
        <w:rPr>
          <w:i/>
          <w:iCs/>
        </w:rPr>
        <w:t>Frontiers in Conservation Science</w:t>
      </w:r>
      <w:r>
        <w:t xml:space="preserve"> 3. </w:t>
      </w:r>
      <w:hyperlink r:id="rId15">
        <w:r>
          <w:rPr>
            <w:rStyle w:val="Hyperlink"/>
          </w:rPr>
          <w:t>https://www.frontiersin.org/articles/10.3389/fcosc.2022.844299</w:t>
        </w:r>
      </w:hyperlink>
      <w:r>
        <w:t>.</w:t>
      </w:r>
    </w:p>
    <w:p w:rsidR="009067A4" w:rsidRDefault="0053295D" w14:paraId="3220D746" w14:textId="77777777">
      <w:pPr>
        <w:pStyle w:val="Bibliography"/>
      </w:pPr>
      <w:bookmarkStart w:name="ref-Society2016_WFJMUMAD" w:id="48"/>
      <w:bookmarkEnd w:id="47"/>
      <w:r>
        <w:t xml:space="preserve">Society, Xerces. 2016. “State of the Monarch Overwintering Sites in California.” </w:t>
      </w:r>
      <w:hyperlink r:id="rId16">
        <w:r>
          <w:rPr>
            <w:rStyle w:val="Hyperlink"/>
          </w:rPr>
          <w:t>https://www.xerces.org/sites/default/files/2018-05/16-015_01_XercesSoc_State-of-Monarch-Overwintering-Sites-in-California_web.pdf</w:t>
        </w:r>
      </w:hyperlink>
      <w:r>
        <w:t>.</w:t>
      </w:r>
    </w:p>
    <w:p w:rsidR="009067A4" w:rsidRDefault="0053295D" w14:paraId="3220D747" w14:textId="77777777">
      <w:pPr>
        <w:pStyle w:val="Bibliography"/>
      </w:pPr>
      <w:bookmarkStart w:name="ref-xercesProtocolsWesternMonarch2017" w:id="49"/>
      <w:bookmarkEnd w:id="48"/>
      <w:r>
        <w:t>Xerces Society. 2017. “Step-by-Step Western Monarch Thanksgiving Count Monitoring Guide.”</w:t>
      </w:r>
    </w:p>
    <w:p w:rsidR="009067A4" w:rsidRDefault="0053295D" w14:paraId="3220D748" w14:textId="77777777">
      <w:pPr>
        <w:pStyle w:val="Bibliography"/>
      </w:pPr>
      <w:bookmarkStart w:name="ref-xercesGuideWesternMonarch2025" w:id="50"/>
      <w:bookmarkEnd w:id="49"/>
      <w:r>
        <w:t xml:space="preserve">———. 2025a. “Western Monarch Thanksgiving Count and New Year’s Count Data, 1997-2025.” </w:t>
      </w:r>
      <w:hyperlink r:id="rId17">
        <w:r>
          <w:rPr>
            <w:rStyle w:val="Hyperlink"/>
          </w:rPr>
          <w:t>WesternMonarchCount.com</w:t>
        </w:r>
      </w:hyperlink>
      <w:r>
        <w:t>.</w:t>
      </w:r>
    </w:p>
    <w:p w:rsidR="009067A4" w:rsidRDefault="0053295D" w14:paraId="3220D749" w14:textId="77777777">
      <w:pPr>
        <w:pStyle w:val="Bibliography"/>
      </w:pPr>
      <w:bookmarkStart w:name="ref-xerces_society_western_2025" w:id="51"/>
      <w:bookmarkEnd w:id="50"/>
      <w:r>
        <w:t xml:space="preserve">———. 2025b. “Western Monarch Butterfly Population Declines to Near Record Low.” March 6, 2025. </w:t>
      </w:r>
      <w:hyperlink r:id="rId18">
        <w:r>
          <w:rPr>
            <w:rStyle w:val="Hyperlink"/>
          </w:rPr>
          <w:t>https://www.xerces.org/press/western-monarch-butterfly-population-declines-to-near-record-low</w:t>
        </w:r>
      </w:hyperlink>
      <w:r>
        <w:t>.</w:t>
      </w:r>
    </w:p>
    <w:bookmarkEnd w:id="51"/>
    <w:bookmarkEnd w:id="45"/>
    <w:bookmarkEnd w:id="43"/>
    <w:bookmarkEnd w:id="0"/>
    <w:sectPr w:rsidR="009067A4">
      <w:footnotePr>
        <w:numRestart w:val="eachSect"/>
      </w:footnotePr>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KN" w:author="Kyle Nessen" w:date="2025-09-08T22:17:00Z" w:id="1">
    <w:p w:rsidR="002065BA" w:rsidP="002065BA" w:rsidRDefault="002065BA" w14:paraId="7D525376" w14:textId="77777777">
      <w:r>
        <w:rPr>
          <w:rStyle w:val="CommentReference"/>
        </w:rPr>
        <w:annotationRef/>
      </w:r>
      <w:r>
        <w:rPr>
          <w:sz w:val="20"/>
          <w:szCs w:val="20"/>
        </w:rPr>
        <w:t>Remains mostly unchanged</w:t>
      </w:r>
    </w:p>
  </w:comment>
  <w:comment w:initials="KN" w:author="Kyle Nessen" w:date="2025-09-08T22:18:00Z" w:id="3">
    <w:p w:rsidR="00EB1713" w:rsidP="00EB1713" w:rsidRDefault="00EB1713" w14:paraId="58FAC108" w14:textId="77777777">
      <w:r>
        <w:rPr>
          <w:rStyle w:val="CommentReference"/>
        </w:rPr>
        <w:annotationRef/>
      </w:r>
      <w:r>
        <w:rPr>
          <w:sz w:val="20"/>
          <w:szCs w:val="20"/>
        </w:rPr>
        <w:t xml:space="preserve">Removed H4 and H5, as this analysis doesn't address it. I can recover if necessary. I have an idea for how to test for site abandonment we can discuss. </w:t>
      </w:r>
    </w:p>
  </w:comment>
  <w:comment w:initials="KN" w:author="Kyle Nessen" w:date="2025-09-08T22:18:00Z" w:id="5">
    <w:p w:rsidR="00EB1713" w:rsidP="00EB1713" w:rsidRDefault="00EB1713" w14:paraId="5A6A73EF" w14:textId="77777777">
      <w:r>
        <w:rPr>
          <w:rStyle w:val="CommentReference"/>
        </w:rPr>
        <w:annotationRef/>
      </w:r>
      <w:r>
        <w:rPr>
          <w:sz w:val="20"/>
          <w:szCs w:val="20"/>
        </w:rPr>
        <w:t>Mostly unchanged</w:t>
      </w:r>
    </w:p>
  </w:comment>
  <w:comment w:initials="KN" w:author="Kyle Nessen" w:date="2025-09-08T22:19:00Z" w:id="14">
    <w:p w:rsidR="00C40D9D" w:rsidP="00C40D9D" w:rsidRDefault="00C40D9D" w14:paraId="6483B04F" w14:textId="77777777">
      <w:r>
        <w:rPr>
          <w:rStyle w:val="CommentReference"/>
        </w:rPr>
        <w:annotationRef/>
      </w:r>
      <w:r>
        <w:rPr>
          <w:sz w:val="20"/>
          <w:szCs w:val="20"/>
        </w:rPr>
        <w:t>Beginning of new content</w:t>
      </w:r>
    </w:p>
  </w:comment>
  <w:comment xmlns:w="http://schemas.openxmlformats.org/wordprocessingml/2006/main" w:initials="FV" w:author="Francis X. Villablanca" w:date="2025-09-09T09:03:42" w:id="1597852636">
    <w:p xmlns:w14="http://schemas.microsoft.com/office/word/2010/wordml" xmlns:w="http://schemas.openxmlformats.org/wordprocessingml/2006/main" w:rsidR="7966F554" w:rsidRDefault="48374CDA" w14:paraId="6D3861D6" w14:textId="5719E5CC">
      <w:pPr>
        <w:pStyle w:val="CommentText"/>
      </w:pPr>
      <w:r>
        <w:rPr>
          <w:rStyle w:val="CommentReference"/>
        </w:rPr>
        <w:annotationRef/>
      </w:r>
      <w:r w:rsidRPr="3FB15A17" w:rsidR="1B67F394">
        <w:t>OK</w:t>
      </w:r>
    </w:p>
  </w:comment>
  <w:comment xmlns:w="http://schemas.openxmlformats.org/wordprocessingml/2006/main" w:initials="FV" w:author="Francis X. Villablanca" w:date="2025-09-09T09:05:59" w:id="1428008541">
    <w:p xmlns:w14="http://schemas.microsoft.com/office/word/2010/wordml" xmlns:w="http://schemas.openxmlformats.org/wordprocessingml/2006/main" w:rsidR="20FCBEAD" w:rsidRDefault="19870ECA" w14:paraId="6F0BE547" w14:textId="15B4335A">
      <w:pPr>
        <w:pStyle w:val="CommentText"/>
      </w:pPr>
      <w:r>
        <w:rPr>
          <w:rStyle w:val="CommentReference"/>
        </w:rPr>
        <w:annotationRef/>
      </w:r>
      <w:r w:rsidRPr="5E22EA28" w:rsidR="1255072B">
        <w:t>It seems the next hypothesis is based on a "disruptive wind" effect of a specific nature.  So, the nature of  the disruptive wind here is not clear. Put another way, how are these two hyp different?</w:t>
      </w:r>
    </w:p>
    <w:p xmlns:w14="http://schemas.microsoft.com/office/word/2010/wordml" xmlns:w="http://schemas.openxmlformats.org/wordprocessingml/2006/main" w:rsidR="43464FD4" w:rsidRDefault="167AE94C" w14:paraId="59BD343A" w14:textId="7D816751">
      <w:pPr>
        <w:pStyle w:val="CommentText"/>
      </w:pPr>
      <w:r w:rsidRPr="0CA0E460" w:rsidR="3F1313C2">
        <w:t>Maybe it is not so important to actually distinguish between the first and the second hypothesis. Because they are intrinsically quite different. I am thinking this first Hyp leads to the set of AIC tests to determine if wind is even a factor... Can we make that clear in the hypothesis and prediction? Something like. Hypothesis: wind, as well as multiple environmental factors, might predict butterfly abundance at overwintering clusters. Prediction: an information theoretic approach should identify wind and environmental factors as  attributes that contribute significantly to the observed abundance of over wintering monarch butterflies in clusters.</w:t>
      </w:r>
    </w:p>
  </w:comment>
  <w:comment xmlns:w="http://schemas.openxmlformats.org/wordprocessingml/2006/main" w:initials="FV" w:author="Francis X. Villablanca" w:date="2025-09-09T09:24:59" w:id="498657290">
    <w:p xmlns:w14="http://schemas.microsoft.com/office/word/2010/wordml" xmlns:w="http://schemas.openxmlformats.org/wordprocessingml/2006/main" w:rsidR="649682A5" w:rsidRDefault="3DB9ADA1" w14:paraId="01003E2B" w14:textId="13B51A96">
      <w:pPr>
        <w:pStyle w:val="CommentText"/>
      </w:pPr>
      <w:r>
        <w:rPr>
          <w:rStyle w:val="CommentReference"/>
        </w:rPr>
        <w:annotationRef/>
      </w:r>
      <w:r w:rsidRPr="66B884DC" w:rsidR="0B50D7DA">
        <w:t>Can you add a symbol or a line to the figure indicating the flight temp threshold? Or add it to the legend?</w:t>
      </w:r>
    </w:p>
  </w:comment>
  <w:comment xmlns:w="http://schemas.openxmlformats.org/wordprocessingml/2006/main" w:initials="FV" w:author="Francis X. Villablanca" w:date="2025-09-09T09:31:33" w:id="510059722">
    <w:p xmlns:w14="http://schemas.microsoft.com/office/word/2010/wordml" xmlns:w="http://schemas.openxmlformats.org/wordprocessingml/2006/main" w:rsidR="0BD1F017" w:rsidRDefault="0FAC1716" w14:paraId="0507A6B5" w14:textId="40785088">
      <w:pPr>
        <w:pStyle w:val="CommentText"/>
      </w:pPr>
      <w:r>
        <w:rPr>
          <w:rStyle w:val="CommentReference"/>
        </w:rPr>
        <w:annotationRef/>
      </w:r>
      <w:r w:rsidRPr="0BCFB6A0" w:rsidR="0F61CD04">
        <w:t>elaborate on the pattern - meaning describe the decrease and the increase.</w:t>
      </w:r>
    </w:p>
  </w:comment>
  <w:comment xmlns:w="http://schemas.openxmlformats.org/wordprocessingml/2006/main" w:initials="FV" w:author="Francis X. Villablanca" w:date="2025-09-09T09:32:36" w:id="1379661831">
    <w:p xmlns:w14="http://schemas.microsoft.com/office/word/2010/wordml" xmlns:w="http://schemas.openxmlformats.org/wordprocessingml/2006/main" w:rsidR="5DB9E932" w:rsidRDefault="6290F7F3" w14:paraId="6F514850" w14:textId="6DB79EA5">
      <w:pPr>
        <w:pStyle w:val="CommentText"/>
      </w:pPr>
      <w:r>
        <w:rPr>
          <w:rStyle w:val="CommentReference"/>
        </w:rPr>
        <w:annotationRef/>
      </w:r>
      <w:r w:rsidRPr="3C9ED48D" w:rsidR="27DAD0E8">
        <w:t>further describe the pattern... increase, followed by decrease...</w:t>
      </w:r>
    </w:p>
  </w:comment>
  <w:comment xmlns:w="http://schemas.openxmlformats.org/wordprocessingml/2006/main" w:initials="FV" w:author="Francis X. Villablanca" w:date="2025-09-09T09:34:32" w:id="212183262">
    <w:p xmlns:w14="http://schemas.microsoft.com/office/word/2010/wordml" xmlns:w="http://schemas.openxmlformats.org/wordprocessingml/2006/main" w:rsidR="00BCF009" w:rsidRDefault="42B52BBD" w14:paraId="79C58F61" w14:textId="60A2ED45">
      <w:pPr>
        <w:pStyle w:val="CommentText"/>
      </w:pPr>
      <w:r>
        <w:rPr>
          <w:rStyle w:val="CommentReference"/>
        </w:rPr>
        <w:annotationRef/>
      </w:r>
      <w:r w:rsidRPr="5AEA59CD" w:rsidR="46226CCA">
        <w:t>It might be cool to provide the partial effects plot for wind from this model. It should be somewhat uninterpretable.</w:t>
      </w:r>
    </w:p>
  </w:comment>
  <w:comment xmlns:w="http://schemas.openxmlformats.org/wordprocessingml/2006/main" w:initials="FV" w:author="Francis X. Villablanca" w:date="2025-09-09T09:36:39" w:id="51997291">
    <w:p xmlns:w14="http://schemas.microsoft.com/office/word/2010/wordml" xmlns:w="http://schemas.openxmlformats.org/wordprocessingml/2006/main" w:rsidR="48BE27F6" w:rsidRDefault="71053D71" w14:paraId="1A6C8D07" w14:textId="0E330F6F">
      <w:pPr>
        <w:pStyle w:val="CommentText"/>
      </w:pPr>
      <w:r>
        <w:rPr>
          <w:rStyle w:val="CommentReference"/>
        </w:rPr>
        <w:annotationRef/>
      </w:r>
      <w:r w:rsidRPr="0AFAA516" w:rsidR="435A01A8">
        <w:t>I think this comment goes at the end of this section rather than at the beginning. Meaning that you should show the actual result for these two hypotheses, and then conclude with this statement.</w:t>
      </w:r>
    </w:p>
  </w:comment>
  <w:comment xmlns:w="http://schemas.openxmlformats.org/wordprocessingml/2006/main" w:initials="FV" w:author="Francis X. Villablanca" w:date="2025-09-09T09:38:27" w:id="406950664">
    <w:p xmlns:w14="http://schemas.microsoft.com/office/word/2010/wordml" xmlns:w="http://schemas.openxmlformats.org/wordprocessingml/2006/main" w:rsidR="38FACA15" w:rsidRDefault="05A98CD6" w14:paraId="6E1047DF" w14:textId="2A31F22F">
      <w:pPr>
        <w:pStyle w:val="CommentText"/>
      </w:pPr>
      <w:r>
        <w:rPr>
          <w:rStyle w:val="CommentReference"/>
        </w:rPr>
        <w:annotationRef/>
      </w:r>
      <w:r w:rsidRPr="584CAE60" w:rsidR="37310F03">
        <w:t>This is the crux of the argument. Can you provide a table similar to the one that you provided above that compares the top models and shows that the 2 m/s predictor had poor performance in the models?</w:t>
      </w:r>
    </w:p>
  </w:comment>
  <w:comment xmlns:w="http://schemas.openxmlformats.org/wordprocessingml/2006/main" w:initials="FV" w:author="Francis X. Villablanca" w:date="2025-09-09T09:47:57" w:id="1181496883">
    <w:p xmlns:w14="http://schemas.microsoft.com/office/word/2010/wordml" xmlns:w="http://schemas.openxmlformats.org/wordprocessingml/2006/main" w:rsidR="5B0C2AF0" w:rsidRDefault="346A73C7" w14:paraId="7AA8608C" w14:textId="52A3AE7B">
      <w:pPr>
        <w:pStyle w:val="CommentText"/>
      </w:pPr>
      <w:r>
        <w:rPr>
          <w:rStyle w:val="CommentReference"/>
        </w:rPr>
        <w:annotationRef/>
      </w:r>
      <w:r w:rsidRPr="400E5180" w:rsidR="17326C5B">
        <w:t>The results section should start with some descriptive statistics. Basically, just let us be able to discern that there was variation within the relevant attributes. It should also include Information about cluster sizes, and the overall population size for overwintering monarchs.</w:t>
      </w:r>
    </w:p>
  </w:comment>
  <w:comment xmlns:w="http://schemas.openxmlformats.org/wordprocessingml/2006/main" w:initials="FV" w:author="Francis X. Villablanca" w:date="2025-09-09T09:54:43" w:id="1974545001">
    <w:p xmlns:w14="http://schemas.microsoft.com/office/word/2010/wordml" xmlns:w="http://schemas.openxmlformats.org/wordprocessingml/2006/main" w:rsidR="1B7EBEAE" w:rsidRDefault="0F02E445" w14:paraId="045CE342" w14:textId="4880F9BA">
      <w:pPr>
        <w:pStyle w:val="CommentText"/>
      </w:pPr>
      <w:r>
        <w:rPr>
          <w:rStyle w:val="CommentReference"/>
        </w:rPr>
        <w:annotationRef/>
      </w:r>
      <w:r w:rsidRPr="6FA9C400" w:rsidR="42B519B4">
        <w:t>I think this is too strong of a statement. It needs to be tone down. I don't think the hypothesis needs to  be complete abandonment. Instead, I think the hypothesis clearly predicts a reduction in abundance. That reduction in abundance is exactly what we tested. So, I think the remainder of this statement is perfectly valid as is, so long as the strength of the statement is tone down to be "significant reduction in abundance."</w:t>
      </w:r>
    </w:p>
  </w:comment>
  <w:comment xmlns:w="http://schemas.openxmlformats.org/wordprocessingml/2006/main" w:initials="FV" w:author="Francis X. Villablanca" w:date="2025-09-09T09:57:10" w:id="1340558452">
    <w:p xmlns:w14="http://schemas.microsoft.com/office/word/2010/wordml" xmlns:w="http://schemas.openxmlformats.org/wordprocessingml/2006/main" w:rsidR="092A2FB2" w:rsidRDefault="15CD7C84" w14:paraId="2A9120ED" w14:textId="386DC249">
      <w:pPr>
        <w:pStyle w:val="CommentText"/>
      </w:pPr>
      <w:r>
        <w:rPr>
          <w:rStyle w:val="CommentReference"/>
        </w:rPr>
        <w:annotationRef/>
      </w:r>
      <w:r w:rsidRPr="106D2754" w:rsidR="4476B6FD">
        <w:t>Do you mean this? Or do you mean reduction in abundance even to the point of cluster abandonment?</w:t>
      </w:r>
    </w:p>
  </w:comment>
  <w:comment xmlns:w="http://schemas.openxmlformats.org/wordprocessingml/2006/main" w:initials="FV" w:author="Francis X. Villablanca" w:date="2025-09-09T09:59:57" w:id="1216175895">
    <w:p xmlns:w14="http://schemas.microsoft.com/office/word/2010/wordml" xmlns:w="http://schemas.openxmlformats.org/wordprocessingml/2006/main" w:rsidR="54F708FA" w:rsidRDefault="0B30D252" w14:paraId="2288A834" w14:textId="5D912504">
      <w:pPr>
        <w:pStyle w:val="CommentText"/>
      </w:pPr>
      <w:r>
        <w:rPr>
          <w:rStyle w:val="CommentReference"/>
        </w:rPr>
        <w:annotationRef/>
      </w:r>
      <w:r w:rsidRPr="399B4D30" w:rsidR="0102CBE5">
        <w:t xml:space="preserve"> I think this paragraph is fine as arguing for a pattern driven by an attribute (sun exposure). But I certainly do not think that you should add a putative or possible mechanism to the very end of the very last sentence in the paragraph.</w:t>
      </w:r>
    </w:p>
    <w:p xmlns:w14="http://schemas.microsoft.com/office/word/2010/wordml" xmlns:w="http://schemas.openxmlformats.org/wordprocessingml/2006/main" w:rsidR="085B3C06" w:rsidRDefault="00591FA2" w14:paraId="0B0399C2" w14:textId="4E4EE38C">
      <w:pPr>
        <w:pStyle w:val="CommentText"/>
      </w:pPr>
    </w:p>
    <w:p xmlns:w14="http://schemas.microsoft.com/office/word/2010/wordml" xmlns:w="http://schemas.openxmlformats.org/wordprocessingml/2006/main" w:rsidR="5FF8ACB6" w:rsidRDefault="69C44B3A" w14:paraId="4A93BFD4" w14:textId="1F71CB53">
      <w:pPr>
        <w:pStyle w:val="CommentText"/>
      </w:pPr>
      <w:r w:rsidRPr="3815BFFC" w:rsidR="6D0F2A7F">
        <w:t>The mechanism(s) behind this pattern need to be carefully considered an articulated.</w:t>
      </w:r>
    </w:p>
  </w:comment>
  <w:comment xmlns:w="http://schemas.openxmlformats.org/wordprocessingml/2006/main" w:initials="FV" w:author="Francis X. Villablanca" w:date="2025-09-09T10:01:06" w:id="1470941527">
    <w:p xmlns:w14="http://schemas.microsoft.com/office/word/2010/wordml" xmlns:w="http://schemas.openxmlformats.org/wordprocessingml/2006/main" w:rsidR="3A384A5F" w:rsidRDefault="619376E1" w14:paraId="2F91AFCB" w14:textId="3CE1DBCF">
      <w:pPr>
        <w:pStyle w:val="CommentText"/>
      </w:pPr>
      <w:r>
        <w:rPr>
          <w:rStyle w:val="CommentReference"/>
        </w:rPr>
        <w:annotationRef/>
      </w:r>
      <w:r w:rsidRPr="656E32AE" w:rsidR="7432F97D">
        <w:t>Isn't this the positive impact of direct solar exposure that I have been articulating?</w:t>
      </w:r>
    </w:p>
  </w:comment>
  <w:comment xmlns:w="http://schemas.openxmlformats.org/wordprocessingml/2006/main" w:initials="FV" w:author="Francis X. Villablanca" w:date="2025-09-09T10:05:06" w:id="1608569543">
    <w:p xmlns:w14="http://schemas.microsoft.com/office/word/2010/wordml" xmlns:w="http://schemas.openxmlformats.org/wordprocessingml/2006/main" w:rsidR="416B474F" w:rsidRDefault="38DBA121" w14:paraId="5EF3E560" w14:textId="5771655D">
      <w:pPr>
        <w:pStyle w:val="CommentText"/>
      </w:pPr>
      <w:r>
        <w:rPr>
          <w:rStyle w:val="CommentReference"/>
        </w:rPr>
        <w:annotationRef/>
      </w:r>
      <w:r w:rsidRPr="184F108E" w:rsidR="76AC1E91">
        <w:t>And then isn't this the negative impact of direct solar exposure that you have been articulating?</w:t>
      </w:r>
    </w:p>
    <w:p xmlns:w14="http://schemas.microsoft.com/office/word/2010/wordml" xmlns:w="http://schemas.openxmlformats.org/wordprocessingml/2006/main" w:rsidR="784BCB81" w:rsidRDefault="1A63FA8B" w14:paraId="22CC482F" w14:textId="37F474AC">
      <w:pPr>
        <w:pStyle w:val="CommentText"/>
      </w:pPr>
    </w:p>
    <w:p xmlns:w14="http://schemas.microsoft.com/office/word/2010/wordml" xmlns:w="http://schemas.openxmlformats.org/wordprocessingml/2006/main" w:rsidR="522C8032" w:rsidRDefault="233397AA" w14:paraId="26598D03" w14:textId="17CCF8CE">
      <w:pPr>
        <w:pStyle w:val="CommentText"/>
      </w:pPr>
      <w:r w:rsidRPr="1E2779A3" w:rsidR="69C5FA80">
        <w:t xml:space="preserve">I love the trade-off statement at the end of the paragraph. It resonates with me. But I think that the trade-off is obvious to me because we have been thinking about it. It is not so obvious from the positive and negative statements in the paragraph. In a sense, the trade-off nature needs to be better explained, so that the concluding statement in this paragraph is then simply a summary of those explanations. As it stands, the positive and negative is obvious-ish, but the trade-off is not. </w:t>
      </w:r>
    </w:p>
  </w:comment>
  <w:comment xmlns:w="http://schemas.openxmlformats.org/wordprocessingml/2006/main" w:initials="FV" w:author="Francis X. Villablanca" w:date="2025-09-09T10:09:09" w:id="427711220">
    <w:p xmlns:w14="http://schemas.microsoft.com/office/word/2010/wordml" xmlns:w="http://schemas.openxmlformats.org/wordprocessingml/2006/main" w:rsidR="177A4CB1" w:rsidRDefault="71F2E94A" w14:paraId="622B501B" w14:textId="4FE1E953">
      <w:pPr>
        <w:pStyle w:val="CommentText"/>
      </w:pPr>
      <w:r>
        <w:rPr>
          <w:rStyle w:val="CommentReference"/>
        </w:rPr>
        <w:annotationRef/>
      </w:r>
      <w:r w:rsidRPr="6A0B79FD" w:rsidR="3EFD076E">
        <w:t>I am sorry to say we did not show preference. Instead we showed that the temperature available correlated with latitude, and therefore the temperature utilized correlated with latitude.</w:t>
      </w:r>
    </w:p>
  </w:comment>
  <w:comment xmlns:w="http://schemas.openxmlformats.org/wordprocessingml/2006/main" w:initials="FV" w:author="Francis X. Villablanca" w:date="2025-09-09T10:09:52" w:id="509042118">
    <w:p xmlns:w14="http://schemas.microsoft.com/office/word/2010/wordml" xmlns:w="http://schemas.openxmlformats.org/wordprocessingml/2006/main" w:rsidR="3EAA4C96" w:rsidRDefault="177FF73C" w14:paraId="14588616" w14:textId="276BF61E">
      <w:pPr>
        <w:pStyle w:val="CommentText"/>
      </w:pPr>
      <w:r>
        <w:rPr>
          <w:rStyle w:val="CommentReference"/>
        </w:rPr>
        <w:annotationRef/>
      </w:r>
      <w:r w:rsidRPr="6842F1FA" w:rsidR="62D6803D">
        <w:t>Which "patterns" is not clear as written. Be more specific.</w:t>
      </w:r>
    </w:p>
  </w:comment>
  <w:comment xmlns:w="http://schemas.openxmlformats.org/wordprocessingml/2006/main" w:initials="FV" w:author="Francis X. Villablanca" w:date="2025-09-09T10:11:56" w:id="1896033690">
    <w:p xmlns:w14="http://schemas.microsoft.com/office/word/2010/wordml" xmlns:w="http://schemas.openxmlformats.org/wordprocessingml/2006/main" w:rsidR="313861A0" w:rsidRDefault="7B8B6076" w14:paraId="07302415" w14:textId="7B621B63">
      <w:pPr>
        <w:pStyle w:val="CommentText"/>
      </w:pPr>
      <w:r>
        <w:rPr>
          <w:rStyle w:val="CommentReference"/>
        </w:rPr>
        <w:annotationRef/>
      </w:r>
      <w:r w:rsidRPr="5A070243" w:rsidR="1AAF4A8F">
        <w:t>Be sure this is the word that you mean.  Testing for preference requires a particular type of data. It has to not just be utilization of what is available, but has to be a disproportionate utilization of part of what is available and a disproportionate non-utilization of another part of what is available.</w:t>
      </w:r>
    </w:p>
  </w:comment>
  <w:comment xmlns:w="http://schemas.openxmlformats.org/wordprocessingml/2006/main" w:initials="FV" w:author="Francis X. Villablanca" w:date="2025-09-09T10:14:20" w:id="986205021">
    <w:p xmlns:w14="http://schemas.microsoft.com/office/word/2010/wordml" xmlns:w="http://schemas.openxmlformats.org/wordprocessingml/2006/main" w:rsidR="160845EE" w:rsidRDefault="32F7DB01" w14:paraId="640F234C" w14:textId="68238399">
      <w:pPr>
        <w:pStyle w:val="CommentText"/>
      </w:pPr>
      <w:r>
        <w:rPr>
          <w:rStyle w:val="CommentReference"/>
        </w:rPr>
        <w:annotationRef/>
      </w:r>
      <w:r w:rsidRPr="60860EA8" w:rsidR="521E361A">
        <w:t>You might be better served by rewriting this paragraph to stipulate that the temperature available at a specific grove would be expected to be variable across the landscape (as a function of latitude). This means that the effect that you see at Spring Canyon only captures a portion of the continuum of temperature ranges that might be evident across the entire overwintering range. Probably the best point would be to say that you have only sampled a part of the continuum…</w:t>
      </w:r>
    </w:p>
  </w:comment>
  <w:comment xmlns:w="http://schemas.openxmlformats.org/wordprocessingml/2006/main" w:initials="FV" w:author="Francis X. Villablanca" w:date="2025-09-09T10:18:19" w:id="1430942253">
    <w:p xmlns:w14="http://schemas.microsoft.com/office/word/2010/wordml" xmlns:w="http://schemas.openxmlformats.org/wordprocessingml/2006/main" w:rsidR="2D0040E9" w:rsidRDefault="17F526C8" w14:paraId="37D059DA" w14:textId="6562C6BF">
      <w:pPr>
        <w:pStyle w:val="CommentText"/>
      </w:pPr>
      <w:r>
        <w:rPr>
          <w:rStyle w:val="CommentReference"/>
        </w:rPr>
        <w:annotationRef/>
      </w:r>
      <w:r w:rsidRPr="3A32D407" w:rsidR="4E654E87">
        <w:t>This statement is not totally clear as written. Try to explain what the issue was, and what a possible negative affect would have been on this study.</w:t>
      </w:r>
    </w:p>
  </w:comment>
  <w:comment xmlns:w="http://schemas.openxmlformats.org/wordprocessingml/2006/main" w:initials="FV" w:author="Francis X. Villablanca" w:date="2025-09-09T10:24:24" w:id="1044341027">
    <w:p xmlns:w14="http://schemas.microsoft.com/office/word/2010/wordml" xmlns:w="http://schemas.openxmlformats.org/wordprocessingml/2006/main" w:rsidR="152CC6C6" w:rsidRDefault="16FF564A" w14:paraId="3F6E4799" w14:textId="76BB57EA">
      <w:pPr>
        <w:pStyle w:val="CommentText"/>
      </w:pPr>
      <w:r>
        <w:rPr>
          <w:rStyle w:val="CommentReference"/>
        </w:rPr>
        <w:annotationRef/>
      </w:r>
      <w:r w:rsidRPr="52882240" w:rsidR="61703B19">
        <w:t xml:space="preserve">Remember, that Kingston could still be right. It is possible that his inference is valid for monarchs in very large aggregation clusters. You should say that that we identify this as a possibility, because it appeared that most of the butterflies in your study were able to connect. directly with the substrate. Butterflies in aggregations orders of magnitude larger than what you observed, would be connected to one another, rather than to the substrate. If one infers that a direct connection to substrate changes the relationship to wind, then, we only addressed a limited version of the hypothesis. One where butterflies are directly connected to the substrate. It may be reasonable to suggest exploring whether the dynamic for larger clusters is comparable. </w:t>
      </w:r>
    </w:p>
  </w:comment>
  <w:comment xmlns:w="http://schemas.openxmlformats.org/wordprocessingml/2006/main" w:initials="FV" w:author="Francis X. Villablanca" w:date="2025-09-09T10:29:31" w:id="1408631966">
    <w:p xmlns:w14="http://schemas.microsoft.com/office/word/2010/wordml" xmlns:w="http://schemas.openxmlformats.org/wordprocessingml/2006/main" w:rsidR="34BB6322" w:rsidRDefault="74460C32" w14:paraId="04746CF9" w14:textId="07577C90">
      <w:pPr>
        <w:pStyle w:val="CommentText"/>
      </w:pPr>
      <w:r>
        <w:rPr>
          <w:rStyle w:val="CommentReference"/>
        </w:rPr>
        <w:annotationRef/>
      </w:r>
      <w:r w:rsidRPr="682E7A90" w:rsidR="51D117A2">
        <w:t>This would be a great place to add something about Light Models. It would be good to come full circle and identify how light models were used early on, and then morphed slightly (ha ha ha understatement) to wind models.</w:t>
      </w:r>
    </w:p>
  </w:comment>
</w:comments>
</file>

<file path=word/commentsExtended.xml><?xml version="1.0" encoding="utf-8"?>
<w15:commentsEx xmlns:mc="http://schemas.openxmlformats.org/markup-compatibility/2006" xmlns:w15="http://schemas.microsoft.com/office/word/2012/wordml" mc:Ignorable="w15">
  <w15:commentEx w15:done="0" w15:paraId="7D525376"/>
  <w15:commentEx w15:done="0" w15:paraId="58FAC108"/>
  <w15:commentEx w15:done="0" w15:paraId="5A6A73EF"/>
  <w15:commentEx w15:done="0" w15:paraId="6483B04F"/>
  <w15:commentEx w15:done="0" w15:paraId="6D3861D6" w15:paraIdParent="58FAC108"/>
  <w15:commentEx w15:done="0" w15:paraId="59BD343A"/>
  <w15:commentEx w15:done="0" w15:paraId="01003E2B"/>
  <w15:commentEx w15:done="0" w15:paraId="0507A6B5"/>
  <w15:commentEx w15:done="0" w15:paraId="6F514850"/>
  <w15:commentEx w15:done="0" w15:paraId="79C58F61"/>
  <w15:commentEx w15:done="0" w15:paraId="1A6C8D07"/>
  <w15:commentEx w15:done="0" w15:paraId="6E1047DF"/>
  <w15:commentEx w15:done="0" w15:paraId="7AA8608C"/>
  <w15:commentEx w15:done="0" w15:paraId="045CE342"/>
  <w15:commentEx w15:done="0" w15:paraId="2A9120ED"/>
  <w15:commentEx w15:done="0" w15:paraId="4A93BFD4"/>
  <w15:commentEx w15:done="0" w15:paraId="2F91AFCB"/>
  <w15:commentEx w15:done="0" w15:paraId="26598D03"/>
  <w15:commentEx w15:done="0" w15:paraId="622B501B"/>
  <w15:commentEx w15:done="0" w15:paraId="14588616"/>
  <w15:commentEx w15:done="0" w15:paraId="07302415"/>
  <w15:commentEx w15:done="0" w15:paraId="640F234C"/>
  <w15:commentEx w15:done="0" w15:paraId="37D059DA"/>
  <w15:commentEx w15:done="0" w15:paraId="3F6E4799"/>
  <w15:commentEx w15:done="0" w15:paraId="04746CF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F54CAD6" w16cex:dateUtc="2025-09-09T05:17:00Z"/>
  <w16cex:commentExtensible w16cex:durableId="4F6D9D6D" w16cex:dateUtc="2025-09-09T05:18:00Z"/>
  <w16cex:commentExtensible w16cex:durableId="01791E4E" w16cex:dateUtc="2025-09-09T05:18:00Z"/>
  <w16cex:commentExtensible w16cex:durableId="7385325C" w16cex:dateUtc="2025-09-09T05:19:00Z"/>
  <w16cex:commentExtensible w16cex:durableId="5902B3CF" w16cex:dateUtc="2025-09-09T19:03:42.606Z"/>
  <w16cex:commentExtensible w16cex:durableId="107EE70A" w16cex:dateUtc="2025-09-09T19:05:59.878Z"/>
  <w16cex:commentExtensible w16cex:durableId="09F4EE26" w16cex:dateUtc="2025-09-09T19:24:59.613Z"/>
  <w16cex:commentExtensible w16cex:durableId="41132D10" w16cex:dateUtc="2025-09-09T19:31:33.246Z"/>
  <w16cex:commentExtensible w16cex:durableId="15597382" w16cex:dateUtc="2025-09-09T19:32:36.55Z"/>
  <w16cex:commentExtensible w16cex:durableId="45BD0294" w16cex:dateUtc="2025-09-09T19:34:32.962Z"/>
  <w16cex:commentExtensible w16cex:durableId="1A292862" w16cex:dateUtc="2025-09-09T19:36:39.768Z"/>
  <w16cex:commentExtensible w16cex:durableId="19BDEFAC" w16cex:dateUtc="2025-09-09T19:38:27.1Z"/>
  <w16cex:commentExtensible w16cex:durableId="7AB00936" w16cex:dateUtc="2025-09-09T19:47:57.735Z"/>
  <w16cex:commentExtensible w16cex:durableId="517C3DB8" w16cex:dateUtc="2025-09-09T19:54:43.341Z"/>
  <w16cex:commentExtensible w16cex:durableId="13268A20" w16cex:dateUtc="2025-09-09T19:57:10.236Z"/>
  <w16cex:commentExtensible w16cex:durableId="6B3EAF46" w16cex:dateUtc="2025-09-09T19:59:57.207Z"/>
  <w16cex:commentExtensible w16cex:durableId="1DA597B4" w16cex:dateUtc="2025-09-09T20:01:06.348Z"/>
  <w16cex:commentExtensible w16cex:durableId="78E12D1F" w16cex:dateUtc="2025-09-09T20:05:06.674Z"/>
  <w16cex:commentExtensible w16cex:durableId="76F8ED72" w16cex:dateUtc="2025-09-09T20:09:09.099Z"/>
  <w16cex:commentExtensible w16cex:durableId="00EC6262" w16cex:dateUtc="2025-09-09T20:09:52.452Z"/>
  <w16cex:commentExtensible w16cex:durableId="7C475FD2" w16cex:dateUtc="2025-09-09T20:11:56.206Z"/>
  <w16cex:commentExtensible w16cex:durableId="78E40BAD" w16cex:dateUtc="2025-09-09T20:14:20.087Z"/>
  <w16cex:commentExtensible w16cex:durableId="0E671512" w16cex:dateUtc="2025-09-09T20:18:19.805Z"/>
  <w16cex:commentExtensible w16cex:durableId="4DF9AA7C" w16cex:dateUtc="2025-09-09T20:24:24.273Z"/>
  <w16cex:commentExtensible w16cex:durableId="2BA2A6FC" w16cex:dateUtc="2025-09-09T20:29:31.987Z"/>
</w16cex:commentsExtensible>
</file>

<file path=word/commentsIds.xml><?xml version="1.0" encoding="utf-8"?>
<w16cid:commentsIds xmlns:mc="http://schemas.openxmlformats.org/markup-compatibility/2006" xmlns:w16cid="http://schemas.microsoft.com/office/word/2016/wordml/cid" mc:Ignorable="w16cid">
  <w16cid:commentId w16cid:paraId="7D525376" w16cid:durableId="3F54CAD6"/>
  <w16cid:commentId w16cid:paraId="58FAC108" w16cid:durableId="4F6D9D6D"/>
  <w16cid:commentId w16cid:paraId="5A6A73EF" w16cid:durableId="01791E4E"/>
  <w16cid:commentId w16cid:paraId="6483B04F" w16cid:durableId="7385325C"/>
  <w16cid:commentId w16cid:paraId="6D3861D6" w16cid:durableId="5902B3CF"/>
  <w16cid:commentId w16cid:paraId="59BD343A" w16cid:durableId="107EE70A"/>
  <w16cid:commentId w16cid:paraId="01003E2B" w16cid:durableId="09F4EE26"/>
  <w16cid:commentId w16cid:paraId="0507A6B5" w16cid:durableId="41132D10"/>
  <w16cid:commentId w16cid:paraId="6F514850" w16cid:durableId="15597382"/>
  <w16cid:commentId w16cid:paraId="79C58F61" w16cid:durableId="45BD0294"/>
  <w16cid:commentId w16cid:paraId="1A6C8D07" w16cid:durableId="1A292862"/>
  <w16cid:commentId w16cid:paraId="6E1047DF" w16cid:durableId="19BDEFAC"/>
  <w16cid:commentId w16cid:paraId="7AA8608C" w16cid:durableId="7AB00936"/>
  <w16cid:commentId w16cid:paraId="045CE342" w16cid:durableId="517C3DB8"/>
  <w16cid:commentId w16cid:paraId="2A9120ED" w16cid:durableId="13268A20"/>
  <w16cid:commentId w16cid:paraId="4A93BFD4" w16cid:durableId="6B3EAF46"/>
  <w16cid:commentId w16cid:paraId="2F91AFCB" w16cid:durableId="1DA597B4"/>
  <w16cid:commentId w16cid:paraId="26598D03" w16cid:durableId="78E12D1F"/>
  <w16cid:commentId w16cid:paraId="622B501B" w16cid:durableId="76F8ED72"/>
  <w16cid:commentId w16cid:paraId="14588616" w16cid:durableId="00EC6262"/>
  <w16cid:commentId w16cid:paraId="07302415" w16cid:durableId="7C475FD2"/>
  <w16cid:commentId w16cid:paraId="640F234C" w16cid:durableId="78E40BAD"/>
  <w16cid:commentId w16cid:paraId="37D059DA" w16cid:durableId="0E671512"/>
  <w16cid:commentId w16cid:paraId="3F6E4799" w16cid:durableId="4DF9AA7C"/>
  <w16cid:commentId w16cid:paraId="04746CF9" w16cid:durableId="2BA2A6F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192AAC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793524505">
    <w:abstractNumId w:val="0"/>
  </w:num>
</w:numbering>
</file>

<file path=word/people.xml><?xml version="1.0" encoding="utf-8"?>
<w15:people xmlns:mc="http://schemas.openxmlformats.org/markup-compatibility/2006" xmlns:w15="http://schemas.microsoft.com/office/word/2012/wordml" mc:Ignorable="w15">
  <w15:person w15:author="Kyle Nessen">
    <w15:presenceInfo w15:providerId="AD" w15:userId="S::knessen@calpoly.edu::97e9885f-50da-43d9-9720-b36ea4886787"/>
  </w15:person>
  <w15:person w15:author="Francis X. Villablanca">
    <w15:presenceInfo w15:providerId="AD" w15:userId="S::fvillabl@calpoly.edu::5dda1cd2-8ee2-497c-bdc9-e89ed26eac22"/>
  </w15:person>
  <w15:person w15:author="Francis X. Villablanca">
    <w15:presenceInfo w15:providerId="AD" w15:userId="S::fvillabl@calpoly.edu::5dda1cd2-8ee2-497c-bdc9-e89ed26ea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9067A4"/>
    <w:rsid w:val="002065BA"/>
    <w:rsid w:val="002795B2"/>
    <w:rsid w:val="0053295D"/>
    <w:rsid w:val="009067A4"/>
    <w:rsid w:val="00C175B1"/>
    <w:rsid w:val="00C40D9D"/>
    <w:rsid w:val="00D23A9A"/>
    <w:rsid w:val="00E85FDA"/>
    <w:rsid w:val="00EB1713"/>
    <w:rsid w:val="01DF8B64"/>
    <w:rsid w:val="0639EACA"/>
    <w:rsid w:val="0777A55A"/>
    <w:rsid w:val="0A74C588"/>
    <w:rsid w:val="0AC296C0"/>
    <w:rsid w:val="0C6AA94B"/>
    <w:rsid w:val="0D3C5C06"/>
    <w:rsid w:val="0D3D5265"/>
    <w:rsid w:val="0EB5460E"/>
    <w:rsid w:val="0F21C34D"/>
    <w:rsid w:val="0FD93AB5"/>
    <w:rsid w:val="1100B26F"/>
    <w:rsid w:val="122A501C"/>
    <w:rsid w:val="12FEE5E5"/>
    <w:rsid w:val="1654D750"/>
    <w:rsid w:val="16D593B7"/>
    <w:rsid w:val="17078B7F"/>
    <w:rsid w:val="19B0BC80"/>
    <w:rsid w:val="1A669D3E"/>
    <w:rsid w:val="1E2A7DA8"/>
    <w:rsid w:val="1F167A4B"/>
    <w:rsid w:val="20E0A359"/>
    <w:rsid w:val="2143072A"/>
    <w:rsid w:val="21BC747B"/>
    <w:rsid w:val="23E65747"/>
    <w:rsid w:val="24685AEA"/>
    <w:rsid w:val="26619B77"/>
    <w:rsid w:val="284045B8"/>
    <w:rsid w:val="289B6A54"/>
    <w:rsid w:val="28D5CFD7"/>
    <w:rsid w:val="2D8F81FC"/>
    <w:rsid w:val="2E294AA6"/>
    <w:rsid w:val="2EF4F9E6"/>
    <w:rsid w:val="3192BA26"/>
    <w:rsid w:val="31E94605"/>
    <w:rsid w:val="3376F8A3"/>
    <w:rsid w:val="379758F9"/>
    <w:rsid w:val="38470960"/>
    <w:rsid w:val="38CB841F"/>
    <w:rsid w:val="3A4CBF51"/>
    <w:rsid w:val="3BB0F5C4"/>
    <w:rsid w:val="3BBA5BD6"/>
    <w:rsid w:val="3D27A04C"/>
    <w:rsid w:val="405B917F"/>
    <w:rsid w:val="4137AA32"/>
    <w:rsid w:val="43AF7FB3"/>
    <w:rsid w:val="43C01038"/>
    <w:rsid w:val="45B907D9"/>
    <w:rsid w:val="45BC40AF"/>
    <w:rsid w:val="47C618B0"/>
    <w:rsid w:val="4A659CCB"/>
    <w:rsid w:val="4B6968A4"/>
    <w:rsid w:val="5246B316"/>
    <w:rsid w:val="54373260"/>
    <w:rsid w:val="54E830C8"/>
    <w:rsid w:val="54EFC0B4"/>
    <w:rsid w:val="55326F55"/>
    <w:rsid w:val="566AEB14"/>
    <w:rsid w:val="56B95A01"/>
    <w:rsid w:val="5878A787"/>
    <w:rsid w:val="5A57DEB2"/>
    <w:rsid w:val="624B6614"/>
    <w:rsid w:val="66A71BBF"/>
    <w:rsid w:val="66C64E4A"/>
    <w:rsid w:val="6961ED6F"/>
    <w:rsid w:val="69BA6B29"/>
    <w:rsid w:val="6A3E0684"/>
    <w:rsid w:val="6E6B3E68"/>
    <w:rsid w:val="7311FAF6"/>
    <w:rsid w:val="74AB13AA"/>
    <w:rsid w:val="7699F717"/>
    <w:rsid w:val="7FCDCE3B"/>
    <w:rsid w:val="7FE90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20D64D"/>
  <w15:docId w15:val="{D7F99B60-5802-E644-B298-555CE00F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hAnsiTheme="majorHAnsi" w:eastAsiaTheme="majorEastAsia" w:cstheme="majorBidi"/>
      <w:sz w:val="56"/>
      <w:szCs w:val="56"/>
    </w:rPr>
  </w:style>
  <w:style w:type="character" w:styleId="TitleChar" w:customStyle="1">
    <w:name w:val="Title Char"/>
    <w:basedOn w:val="DefaultParagraphFont"/>
    <w:link w:val="Title"/>
    <w:uiPriority w:val="10"/>
    <w:rsid w:val="00A10FD9"/>
    <w:rPr>
      <w:rFonts w:asciiTheme="majorHAnsi" w:hAnsiTheme="majorHAnsi" w:eastAsiaTheme="majorEastAsia"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styleId="SubtitleChar" w:customStyle="1">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styleId="Author" w:customStyle="1">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styleId="AbstractTitle" w:customStyle="1">
    <w:name w:val="Abstract Title"/>
    <w:basedOn w:val="Normal"/>
    <w:next w:val="Abstract"/>
    <w:qFormat/>
    <w:pPr>
      <w:keepNext/>
      <w:keepLines/>
      <w:spacing w:before="300" w:after="0"/>
      <w:jc w:val="center"/>
    </w:pPr>
    <w:rPr>
      <w:b/>
      <w:sz w:val="20"/>
      <w:szCs w:val="20"/>
    </w:rPr>
  </w:style>
  <w:style w:type="paragraph" w:styleId="Abstract" w:customStyle="1">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styleId="Heading1Char" w:customStyle="1">
    <w:name w:val="Heading 1 Char"/>
    <w:basedOn w:val="DefaultParagraphFont"/>
    <w:link w:val="Heading1"/>
    <w:uiPriority w:val="9"/>
    <w:rsid w:val="00A10FD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10FD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10FD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10FD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10FD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10FD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styleId="FootnoteBlockText" w:customStyle="1">
    <w:name w:val="Footnote Block Text"/>
    <w:basedOn w:val="FootnoteText"/>
    <w:next w:val="FootnoteText"/>
    <w:uiPriority w:val="9"/>
    <w:unhideWhenUsed/>
    <w:qFormat/>
    <w:pPr>
      <w:spacing w:before="100" w:after="100"/>
      <w:ind w:left="480" w:right="480"/>
    </w:pPr>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color w:val="008000"/>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CommentReference">
    <w:name w:val="annotation reference"/>
    <w:basedOn w:val="DefaultParagraphFont"/>
    <w:rsid w:val="002065BA"/>
    <w:rPr>
      <w:sz w:val="16"/>
      <w:szCs w:val="16"/>
    </w:rPr>
  </w:style>
  <w:style w:type="paragraph" w:styleId="CommentText">
    <w:name w:val="annotation text"/>
    <w:basedOn w:val="Normal"/>
    <w:link w:val="CommentTextChar"/>
    <w:rsid w:val="002065BA"/>
    <w:rPr>
      <w:sz w:val="20"/>
      <w:szCs w:val="20"/>
    </w:rPr>
  </w:style>
  <w:style w:type="character" w:styleId="CommentTextChar" w:customStyle="1">
    <w:name w:val="Comment Text Char"/>
    <w:basedOn w:val="DefaultParagraphFont"/>
    <w:link w:val="CommentText"/>
    <w:rsid w:val="002065BA"/>
    <w:rPr>
      <w:sz w:val="20"/>
      <w:szCs w:val="20"/>
    </w:rPr>
  </w:style>
  <w:style w:type="paragraph" w:styleId="CommentSubject">
    <w:name w:val="annotation subject"/>
    <w:basedOn w:val="CommentText"/>
    <w:next w:val="CommentText"/>
    <w:link w:val="CommentSubjectChar"/>
    <w:rsid w:val="002065BA"/>
    <w:rPr>
      <w:b/>
      <w:bCs/>
    </w:rPr>
  </w:style>
  <w:style w:type="character" w:styleId="CommentSubjectChar" w:customStyle="1">
    <w:name w:val="Comment Subject Char"/>
    <w:basedOn w:val="CommentTextChar"/>
    <w:link w:val="CommentSubject"/>
    <w:rsid w:val="002065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www.frontiersin.org/articles/10.3389/fevo.2019.00266" TargetMode="External"/><Relationship Id="rId18" Type="http://schemas.openxmlformats.org/officeDocument/2006/relationships/hyperlink" Target="https://www.xerces.org/press/western-monarch-butterfly-population-declines-to-near-record-low"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hyperlink" Target="https://WesternMonarchCount.com" TargetMode="External"/><Relationship Id="rId2" Type="http://schemas.openxmlformats.org/officeDocument/2006/relationships/styles" Target="styles.xml"/><Relationship Id="rId16" Type="http://schemas.openxmlformats.org/officeDocument/2006/relationships/hyperlink" Target="https://www.xerces.org/sites/default/files/2018-05/16-015_01_XercesSoc_State-of-Monarch-Overwintering-Sites-in-California_web.pdf" TargetMode="External"/><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hyperlink" Target="https://www.frontiersin.org/articles/10.3389/fcosc.2022.844299"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kylenessen.github.io/monarch_trailcam_classifier/" TargetMode="External"/><Relationship Id="rId14" Type="http://schemas.openxmlformats.org/officeDocument/2006/relationships/hyperlink" Target="https://doi.org/10.2307/1940444" TargetMode="External"/></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
  <keywords/>
  <lastModifiedBy>Francis X. Villablanca</lastModifiedBy>
  <revision>8</revision>
  <dcterms:created xsi:type="dcterms:W3CDTF">2025-09-09T05:15:00.0000000Z</dcterms:created>
  <dcterms:modified xsi:type="dcterms:W3CDTF">2025-09-09T20:32:53.4343652Z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